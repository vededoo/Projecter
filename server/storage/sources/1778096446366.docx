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5868E" w14:textId="77777777" w:rsidR="005062BF" w:rsidRDefault="008A012F">
      <w:pPr>
        <w:pStyle w:val="Titre"/>
        <w:rPr>
          <w:rFonts w:ascii="Calibri" w:hAnsi="Calibri" w:cs="Calibri"/>
        </w:rPr>
      </w:pPr>
      <w:r>
        <w:rPr>
          <w:rFonts w:ascii="Calibri" w:eastAsia="Calibri" w:hAnsi="Calibri" w:cs="Calibri"/>
        </w:rPr>
        <w:t>Principes de gouvernance informatique</w:t>
      </w:r>
    </w:p>
    <w:sdt>
      <w:sdtPr>
        <w:rPr>
          <w:color w:val="000000"/>
          <w:u w:val="none"/>
        </w:rPr>
        <w:id w:val="-2142339487"/>
        <w:placeholder>
          <w:docPart w:val="DefaultPlaceholder_TEXT"/>
        </w:placeholder>
        <w:docPartObj>
          <w:docPartGallery w:val="Table of Contents"/>
          <w:docPartUnique/>
        </w:docPartObj>
      </w:sdtPr>
      <w:sdtEndPr/>
      <w:sdtContent>
        <w:p w14:paraId="63C757B3" w14:textId="77777777" w:rsidR="005062BF" w:rsidRDefault="008A012F">
          <w:pPr>
            <w:pStyle w:val="TM1"/>
            <w:tabs>
              <w:tab w:val="right" w:leader="dot" w:pos="9355"/>
            </w:tabs>
          </w:pPr>
          <w:r>
            <w:fldChar w:fldCharType="begin"/>
          </w:r>
          <w:r>
            <w:instrText xml:space="preserve">TOC \o "1-9" \n \h </w:instrText>
          </w:r>
          <w:r>
            <w:fldChar w:fldCharType="separate"/>
          </w:r>
          <w:hyperlink w:anchor="_Toc1" w:tooltip="#_Toc1" w:history="1">
            <w:r>
              <w:rPr>
                <w:rStyle w:val="Lienhypertexte"/>
              </w:rPr>
              <w:t>Objet du document</w:t>
            </w:r>
          </w:hyperlink>
        </w:p>
        <w:p w14:paraId="06B20F78" w14:textId="77777777" w:rsidR="005062BF" w:rsidRDefault="008A012F">
          <w:pPr>
            <w:pStyle w:val="TM1"/>
            <w:tabs>
              <w:tab w:val="right" w:leader="dot" w:pos="9355"/>
            </w:tabs>
          </w:pPr>
          <w:hyperlink w:anchor="_Toc2" w:tooltip="#_Toc2" w:history="1">
            <w:r>
              <w:rPr>
                <w:rStyle w:val="Lienhypertexte"/>
              </w:rPr>
              <w:t>Contexte</w:t>
            </w:r>
          </w:hyperlink>
        </w:p>
        <w:p w14:paraId="28CAD99B" w14:textId="77777777" w:rsidR="005062BF" w:rsidRDefault="008A012F">
          <w:pPr>
            <w:pStyle w:val="TM1"/>
            <w:tabs>
              <w:tab w:val="right" w:leader="dot" w:pos="9355"/>
            </w:tabs>
          </w:pPr>
          <w:hyperlink w:anchor="_Toc3" w:tooltip="#_Toc3" w:history="1">
            <w:r>
              <w:rPr>
                <w:rStyle w:val="Lienhypertexte"/>
              </w:rPr>
              <w:t>Gestion des agents MFWB sous l’autorité fonctionnelle de WBE</w:t>
            </w:r>
          </w:hyperlink>
        </w:p>
        <w:p w14:paraId="0B559E4A" w14:textId="77777777" w:rsidR="005062BF" w:rsidRDefault="008A012F">
          <w:pPr>
            <w:pStyle w:val="TM2"/>
            <w:tabs>
              <w:tab w:val="right" w:leader="dot" w:pos="9355"/>
            </w:tabs>
          </w:pPr>
          <w:hyperlink w:anchor="_Toc4" w:tooltip="#_Toc4" w:history="1">
            <w:r>
              <w:rPr>
                <w:rStyle w:val="Lienhypertexte"/>
              </w:rPr>
              <w:t>Principe général</w:t>
            </w:r>
          </w:hyperlink>
        </w:p>
        <w:p w14:paraId="785B06B7" w14:textId="77777777" w:rsidR="005062BF" w:rsidRDefault="008A012F">
          <w:pPr>
            <w:pStyle w:val="TM2"/>
            <w:tabs>
              <w:tab w:val="right" w:leader="dot" w:pos="9355"/>
            </w:tabs>
          </w:pPr>
          <w:hyperlink w:anchor="_Toc5" w:tooltip="#_Toc5" w:history="1">
            <w:r>
              <w:rPr>
                <w:rStyle w:val="Lienhypertexte"/>
              </w:rPr>
              <w:t>Postes de travail</w:t>
            </w:r>
          </w:hyperlink>
        </w:p>
        <w:p w14:paraId="26C357AB" w14:textId="77777777" w:rsidR="005062BF" w:rsidRDefault="008A012F">
          <w:pPr>
            <w:pStyle w:val="TM2"/>
            <w:tabs>
              <w:tab w:val="right" w:leader="dot" w:pos="9355"/>
            </w:tabs>
          </w:pPr>
          <w:hyperlink w:anchor="_Toc6" w:tooltip="#_Toc6" w:history="1">
            <w:r>
              <w:rPr>
                <w:rStyle w:val="Lienhypertexte"/>
              </w:rPr>
              <w:t>Gestion des identités et des accès</w:t>
            </w:r>
          </w:hyperlink>
        </w:p>
        <w:p w14:paraId="1917648F" w14:textId="77777777" w:rsidR="005062BF" w:rsidRDefault="008A012F">
          <w:pPr>
            <w:pStyle w:val="TM1"/>
            <w:tabs>
              <w:tab w:val="right" w:leader="dot" w:pos="9355"/>
            </w:tabs>
          </w:pPr>
          <w:hyperlink w:anchor="_Toc7" w:tooltip="#_Toc7" w:history="1">
            <w:r>
              <w:rPr>
                <w:rStyle w:val="Lienhypertexte"/>
              </w:rPr>
              <w:t xml:space="preserve">Gestion des applications partagées </w:t>
            </w:r>
          </w:hyperlink>
        </w:p>
        <w:p w14:paraId="0544DE75" w14:textId="77777777" w:rsidR="005062BF" w:rsidRDefault="008A012F">
          <w:pPr>
            <w:pStyle w:val="TM2"/>
            <w:tabs>
              <w:tab w:val="right" w:leader="dot" w:pos="9355"/>
            </w:tabs>
          </w:pPr>
          <w:hyperlink w:anchor="_Toc8" w:tooltip="#_Toc8" w:history="1">
            <w:r>
              <w:rPr>
                <w:rStyle w:val="Lienhypertexte"/>
              </w:rPr>
              <w:t>Définition</w:t>
            </w:r>
          </w:hyperlink>
        </w:p>
        <w:p w14:paraId="7170B3DA" w14:textId="77777777" w:rsidR="005062BF" w:rsidRDefault="008A012F">
          <w:pPr>
            <w:pStyle w:val="TM2"/>
            <w:tabs>
              <w:tab w:val="right" w:leader="dot" w:pos="9355"/>
            </w:tabs>
          </w:pPr>
          <w:hyperlink w:anchor="_Toc9" w:tooltip="#_Toc9" w:history="1">
            <w:r>
              <w:rPr>
                <w:rStyle w:val="Lienhypertexte"/>
              </w:rPr>
              <w:t>Principe général</w:t>
            </w:r>
          </w:hyperlink>
        </w:p>
        <w:p w14:paraId="718AD60B" w14:textId="77777777" w:rsidR="005062BF" w:rsidRDefault="008A012F">
          <w:pPr>
            <w:pStyle w:val="TM2"/>
            <w:tabs>
              <w:tab w:val="right" w:leader="dot" w:pos="9355"/>
            </w:tabs>
          </w:pPr>
          <w:hyperlink w:anchor="_Toc10" w:tooltip="#_Toc10" w:history="1">
            <w:r>
              <w:rPr>
                <w:rStyle w:val="Lienhypertexte"/>
              </w:rPr>
              <w:t>Accès aux applications et aux sources de référence</w:t>
            </w:r>
          </w:hyperlink>
        </w:p>
        <w:p w14:paraId="6059DDC1" w14:textId="77777777" w:rsidR="005062BF" w:rsidRDefault="008A012F">
          <w:pPr>
            <w:pStyle w:val="TM2"/>
            <w:tabs>
              <w:tab w:val="right" w:leader="dot" w:pos="9355"/>
            </w:tabs>
          </w:pPr>
          <w:hyperlink w:anchor="_Toc11" w:tooltip="#_Toc11" w:history="1">
            <w:r>
              <w:rPr>
                <w:rStyle w:val="Lienhypertexte"/>
              </w:rPr>
              <w:t>Évolution des applications</w:t>
            </w:r>
            <w:r>
              <w:rPr>
                <w:rStyle w:val="Lienhypertexte"/>
              </w:rPr>
              <w:t xml:space="preserve"> partagées</w:t>
            </w:r>
          </w:hyperlink>
        </w:p>
        <w:p w14:paraId="5C00479B" w14:textId="77777777" w:rsidR="005062BF" w:rsidRDefault="008A012F">
          <w:pPr>
            <w:pStyle w:val="TM2"/>
            <w:tabs>
              <w:tab w:val="right" w:leader="dot" w:pos="9355"/>
            </w:tabs>
          </w:pPr>
          <w:hyperlink w:anchor="_Toc12" w:tooltip="#_Toc12" w:history="1">
            <w:r>
              <w:rPr>
                <w:rStyle w:val="Lienhypertexte"/>
              </w:rPr>
              <w:t>Gestion des applications non partagées de l’AGE</w:t>
            </w:r>
          </w:hyperlink>
        </w:p>
        <w:p w14:paraId="2998A02B" w14:textId="77777777" w:rsidR="005062BF" w:rsidRDefault="008A012F">
          <w:pPr>
            <w:pStyle w:val="TM2"/>
            <w:tabs>
              <w:tab w:val="right" w:leader="dot" w:pos="9355"/>
            </w:tabs>
          </w:pPr>
          <w:hyperlink w:anchor="_Toc13" w:tooltip="#_Toc13" w:history="1">
            <w:r>
              <w:rPr>
                <w:rStyle w:val="Lienhypertexte"/>
              </w:rPr>
              <w:t>Gestion des serveurs de fichiers partagés</w:t>
            </w:r>
          </w:hyperlink>
        </w:p>
        <w:p w14:paraId="78F9F41A" w14:textId="77777777" w:rsidR="005062BF" w:rsidRDefault="008A012F">
          <w:r>
            <w:fldChar w:fldCharType="end"/>
          </w:r>
        </w:p>
      </w:sdtContent>
    </w:sdt>
    <w:p w14:paraId="59669A33" w14:textId="77777777" w:rsidR="005062BF" w:rsidRDefault="008A012F">
      <w:pPr>
        <w:pStyle w:val="Titre1"/>
        <w:rPr>
          <w:rFonts w:ascii="Calibri" w:eastAsia="Calibri" w:hAnsi="Calibri" w:cs="Calibri"/>
        </w:rPr>
      </w:pPr>
      <w:bookmarkStart w:id="0" w:name="_Toc1"/>
      <w:r>
        <w:rPr>
          <w:rFonts w:ascii="Calibri" w:eastAsia="Calibri" w:hAnsi="Calibri" w:cs="Calibri"/>
        </w:rPr>
        <w:t>Objet du document</w:t>
      </w:r>
      <w:bookmarkEnd w:id="0"/>
    </w:p>
    <w:p w14:paraId="7BE8DB4C" w14:textId="77777777" w:rsidR="005062BF" w:rsidRDefault="008A012F">
      <w:r>
        <w:t xml:space="preserve">Ce document a pour objet de définir les modalités de collaboration entre le MFWB, WBE et </w:t>
      </w:r>
      <w:proofErr w:type="gramStart"/>
      <w:r>
        <w:t>l’ETNIC  pour</w:t>
      </w:r>
      <w:proofErr w:type="gramEnd"/>
      <w:r>
        <w:t xml:space="preserve"> la gouvernance informatique. Il est conclu pour une durée indéterminée.</w:t>
      </w:r>
    </w:p>
    <w:p w14:paraId="4DA5100C" w14:textId="77777777" w:rsidR="005062BF" w:rsidRDefault="008A012F">
      <w:pPr>
        <w:pStyle w:val="Titre1"/>
      </w:pPr>
      <w:bookmarkStart w:id="1" w:name="_Toc2"/>
      <w:r>
        <w:rPr>
          <w:rFonts w:ascii="Calibri" w:eastAsia="Calibri" w:hAnsi="Calibri" w:cs="Calibri"/>
        </w:rPr>
        <w:t>Contexte</w:t>
      </w:r>
      <w:bookmarkEnd w:id="1"/>
    </w:p>
    <w:p w14:paraId="6330C1E6" w14:textId="77777777" w:rsidR="005062BF" w:rsidRDefault="008A012F">
      <w:r>
        <w:t>Wallonie-Bruxelles Enseignement (WBE) est un organisme public autonome d</w:t>
      </w:r>
      <w:r>
        <w:t>u gouvernement de la Fédération Wallonie-Bruxelles (FWB) fondé en 2019 qui assure, par délégation, la mission de Pouvoir Organisateur de l’enseignement organisé par la Communauté française tel que visé à l’article 1er du décret du 7 février 2019e.</w:t>
      </w:r>
    </w:p>
    <w:p w14:paraId="7BA044B8" w14:textId="77777777" w:rsidR="005062BF" w:rsidRDefault="008A012F">
      <w:pPr>
        <w:spacing w:before="240" w:after="240"/>
      </w:pPr>
      <w:r>
        <w:t>WBE ne d</w:t>
      </w:r>
      <w:r>
        <w:t>ispose pas encore d’une indépendance complète vis-à-vis du MFWB sur le plan informatique. Les dépendances actuelles sont de trois ordres :</w:t>
      </w:r>
    </w:p>
    <w:p w14:paraId="758DCDDA" w14:textId="77777777" w:rsidR="005062BF" w:rsidRDefault="008A012F">
      <w:pPr>
        <w:pStyle w:val="Paragraphedeliste"/>
        <w:numPr>
          <w:ilvl w:val="0"/>
          <w:numId w:val="31"/>
        </w:numPr>
        <w:spacing w:before="240" w:after="0"/>
      </w:pPr>
      <w:r>
        <w:rPr>
          <w:b/>
        </w:rPr>
        <w:t>Le transfert d’une partie des agents du MFWB vers WBE est suspendu.</w:t>
      </w:r>
      <w:r>
        <w:t xml:space="preserve"> Certains agents qui travaillent fonctionnellement</w:t>
      </w:r>
      <w:r>
        <w:t xml:space="preserve"> pour WBE restent donc administrativement rattachés au MFWB. Ils sont ci-après désignés comme les « agents MFWB de WBE ».</w:t>
      </w:r>
    </w:p>
    <w:p w14:paraId="26DC4B7E" w14:textId="77777777" w:rsidR="005062BF" w:rsidRDefault="008A012F">
      <w:pPr>
        <w:pStyle w:val="Paragraphedeliste"/>
        <w:numPr>
          <w:ilvl w:val="0"/>
          <w:numId w:val="31"/>
        </w:numPr>
        <w:spacing w:after="0"/>
      </w:pPr>
      <w:r>
        <w:rPr>
          <w:b/>
        </w:rPr>
        <w:t>WBE faisait historiquement partie du MFWB.</w:t>
      </w:r>
      <w:r>
        <w:t xml:space="preserve"> En conséquence :</w:t>
      </w:r>
    </w:p>
    <w:p w14:paraId="3AE0F8E0" w14:textId="77777777" w:rsidR="005062BF" w:rsidRDefault="008A012F">
      <w:pPr>
        <w:pStyle w:val="Paragraphedeliste"/>
        <w:numPr>
          <w:ilvl w:val="1"/>
          <w:numId w:val="31"/>
        </w:numPr>
        <w:spacing w:after="0"/>
        <w:ind w:left="1134"/>
      </w:pPr>
      <w:proofErr w:type="gramStart"/>
      <w:r>
        <w:t>certaines</w:t>
      </w:r>
      <w:proofErr w:type="gramEnd"/>
      <w:r>
        <w:t xml:space="preserve"> applications ont été développées pour couvrir à la fois des beso</w:t>
      </w:r>
      <w:r>
        <w:t>ins du MFWB, en particulier de l’AGE, et des besoins propres à la fonction de pouvoir organisateur de l’enseignement organisé par la Communauté française ;</w:t>
      </w:r>
    </w:p>
    <w:p w14:paraId="56DF1595" w14:textId="77777777" w:rsidR="005062BF" w:rsidRDefault="008A012F">
      <w:pPr>
        <w:pStyle w:val="Paragraphedeliste"/>
        <w:numPr>
          <w:ilvl w:val="1"/>
          <w:numId w:val="31"/>
        </w:numPr>
        <w:spacing w:after="0"/>
        <w:ind w:left="1134"/>
      </w:pPr>
      <w:proofErr w:type="gramStart"/>
      <w:r>
        <w:t>certaines</w:t>
      </w:r>
      <w:proofErr w:type="gramEnd"/>
      <w:r>
        <w:t xml:space="preserve"> infrastructures (serveurs de fichiers,...)</w:t>
      </w:r>
      <w:r>
        <w:t xml:space="preserve"> restent partagés, là aussi principalement dans le périmètre de l’AGE.</w:t>
      </w:r>
    </w:p>
    <w:p w14:paraId="717C783A" w14:textId="77777777" w:rsidR="005062BF" w:rsidRDefault="008A012F">
      <w:pPr>
        <w:pStyle w:val="Paragraphedeliste"/>
        <w:numPr>
          <w:ilvl w:val="0"/>
          <w:numId w:val="31"/>
        </w:numPr>
        <w:spacing w:after="240"/>
      </w:pPr>
      <w:r>
        <w:rPr>
          <w:b/>
        </w:rPr>
        <w:lastRenderedPageBreak/>
        <w:t>Le prestataire informatique, l’ETNIC, est commun à WBE et au MFWB.</w:t>
      </w:r>
      <w:r>
        <w:t xml:space="preserve"> En conséquence, une partie des infrastructures informatiques, de certains services transversaux (tels que le Service D</w:t>
      </w:r>
      <w:r>
        <w:t xml:space="preserve">esk) et de plusieurs progiciels (notamment </w:t>
      </w:r>
      <w:proofErr w:type="spellStart"/>
      <w:r>
        <w:t>Alfresco</w:t>
      </w:r>
      <w:proofErr w:type="spellEnd"/>
      <w:r>
        <w:t>, SAP, ULIS, etc.) demeure commune.</w:t>
      </w:r>
    </w:p>
    <w:p w14:paraId="52B9C44F" w14:textId="77777777" w:rsidR="005062BF" w:rsidRDefault="008A012F">
      <w:pPr>
        <w:pStyle w:val="Titre1"/>
        <w:jc w:val="left"/>
      </w:pPr>
      <w:bookmarkStart w:id="2" w:name="_Toc3"/>
      <w:r>
        <w:t>Gestion des agents MFWB sous l’autorité fonctionnelle de WBE</w:t>
      </w:r>
      <w:bookmarkEnd w:id="2"/>
    </w:p>
    <w:p w14:paraId="2A3698B7" w14:textId="77777777" w:rsidR="005062BF" w:rsidRDefault="008A012F">
      <w:pPr>
        <w:pStyle w:val="Titre2"/>
      </w:pPr>
      <w:bookmarkStart w:id="3" w:name="_Toc4"/>
      <w:r>
        <w:t>Principe général</w:t>
      </w:r>
      <w:bookmarkEnd w:id="3"/>
    </w:p>
    <w:p w14:paraId="501FA251" w14:textId="77777777" w:rsidR="005062BF" w:rsidRDefault="008A012F">
      <w:pPr>
        <w:spacing w:after="198"/>
      </w:pPr>
      <w:r>
        <w:t xml:space="preserve">En matière informatique, comme dans les autres domaines, les agents du MFWB exerçant leurs </w:t>
      </w:r>
      <w:r>
        <w:t>fonctions pour WBE sont, par principe, traités comme des agents de WBE, sauf lorsqu’existent des contraintes légales, financières ou techniques majeures.</w:t>
      </w:r>
    </w:p>
    <w:p w14:paraId="0E5169E8" w14:textId="77777777" w:rsidR="005062BF" w:rsidRDefault="008A012F">
      <w:pPr>
        <w:pStyle w:val="Titre2"/>
      </w:pPr>
      <w:bookmarkStart w:id="4" w:name="_Toc5"/>
      <w:r>
        <w:t>Postes de travail</w:t>
      </w:r>
      <w:bookmarkEnd w:id="4"/>
    </w:p>
    <w:p w14:paraId="5AA5D761" w14:textId="77777777" w:rsidR="005062BF" w:rsidRDefault="008A012F">
      <w:pPr>
        <w:spacing w:after="198"/>
      </w:pPr>
      <w:commentRangeStart w:id="5"/>
      <w:r>
        <w:t xml:space="preserve">Les postes de travail des agents MFWB de WBE sont gérés fonctionnellement par WBE. </w:t>
      </w:r>
      <w:commentRangeEnd w:id="5"/>
      <w:r>
        <w:commentReference w:id="5"/>
      </w:r>
    </w:p>
    <w:p w14:paraId="22E7EDCA" w14:textId="77777777" w:rsidR="005062BF" w:rsidRDefault="008A012F">
      <w:pPr>
        <w:spacing w:after="198"/>
      </w:pPr>
      <w:r>
        <w:t>Leurs postes de travail sont configurés comme des postes WBE (image WBE), complétés unique</w:t>
      </w:r>
      <w:r>
        <w:t>ment par les applications indispensables au maintien de leur relation administrative avec le MFWB ou de besoins métiers liés à des applications communes au Ministè</w:t>
      </w:r>
      <w:r>
        <w:t>re et à WBE .</w:t>
      </w:r>
      <w:bookmarkStart w:id="6" w:name="_GoBack"/>
      <w:bookmarkEnd w:id="6"/>
    </w:p>
    <w:p w14:paraId="4E2EB84A" w14:textId="77777777" w:rsidR="005062BF" w:rsidRDefault="008A012F">
      <w:pPr>
        <w:spacing w:after="198"/>
      </w:pPr>
      <w:r>
        <w:t>L’ensemble des postes de travail utilisés par des agents exerçant leurs fonctions pour WBE est identifié comme relevant de l’environnement WBE.</w:t>
      </w:r>
    </w:p>
    <w:p w14:paraId="3EE519FC" w14:textId="77777777" w:rsidR="005062BF" w:rsidRDefault="008A012F">
      <w:pPr>
        <w:spacing w:after="198"/>
        <w:rPr>
          <w:highlight w:val="yellow"/>
        </w:rPr>
      </w:pPr>
      <w:r>
        <w:rPr>
          <w:highlight w:val="yellow"/>
        </w:rPr>
        <w:t>Le budget</w:t>
      </w:r>
      <w:r>
        <w:rPr>
          <w:rStyle w:val="Appelnotedebasdep"/>
          <w:highlight w:val="yellow"/>
        </w:rPr>
        <w:footnoteReference w:id="1"/>
      </w:r>
      <w:r>
        <w:rPr>
          <w:highlight w:val="yellow"/>
        </w:rPr>
        <w:t xml:space="preserve"> nécessaire</w:t>
      </w:r>
      <w:r>
        <w:rPr>
          <w:highlight w:val="yellow"/>
        </w:rPr>
        <w:t xml:space="preserve"> à la gestion informatique des agents MFWB de WBE est calculé sur la base </w:t>
      </w:r>
      <w:ins w:id="7" w:author="LESNE Philippe" w:date="2026-03-30T20:14:00Z">
        <w:r>
          <w:t xml:space="preserve"> du coût moyen par agent du Ministère </w:t>
        </w:r>
      </w:ins>
      <w:r>
        <w:t>et des besoins spécifiques des agents du SGIS travaillant pour la DGBL.</w:t>
      </w:r>
    </w:p>
    <w:p w14:paraId="278B16EE" w14:textId="77777777" w:rsidR="005062BF" w:rsidRDefault="008A012F">
      <w:pPr>
        <w:pStyle w:val="Titre2"/>
        <w:rPr>
          <w:rFonts w:ascii="Calibri" w:eastAsia="Calibri" w:hAnsi="Calibri" w:cs="Calibri"/>
          <w:color w:val="000000"/>
          <w:sz w:val="22"/>
          <w:szCs w:val="22"/>
        </w:rPr>
      </w:pPr>
      <w:r>
        <w:rPr>
          <w:rFonts w:ascii="Calibri" w:eastAsia="Calibri" w:hAnsi="Calibri" w:cs="Calibri"/>
          <w:color w:val="000000"/>
          <w:sz w:val="22"/>
          <w:szCs w:val="22"/>
        </w:rPr>
        <w:t>La gouvernance est adaptée afin que la gestion du poste de travail (arri</w:t>
      </w:r>
      <w:r>
        <w:rPr>
          <w:rFonts w:ascii="Calibri" w:eastAsia="Calibri" w:hAnsi="Calibri" w:cs="Calibri"/>
          <w:color w:val="000000"/>
          <w:sz w:val="22"/>
          <w:szCs w:val="22"/>
        </w:rPr>
        <w:t>vée d’un agent, départ, demande spécifique, renouvellement du parc informatique, etc.) ne fasse plus intervenir le MFWB</w:t>
      </w:r>
      <w:r>
        <w:rPr>
          <w:rStyle w:val="Appelnotedebasdep"/>
          <w:rFonts w:ascii="Calibri" w:eastAsia="Calibri" w:hAnsi="Calibri" w:cs="Calibri"/>
          <w:color w:val="000000"/>
          <w:sz w:val="22"/>
          <w:szCs w:val="22"/>
        </w:rPr>
        <w:footnoteReference w:id="2"/>
      </w:r>
      <w:r>
        <w:rPr>
          <w:rFonts w:ascii="Calibri" w:eastAsia="Calibri" w:hAnsi="Calibri" w:cs="Calibri"/>
          <w:color w:val="000000"/>
          <w:sz w:val="22"/>
          <w:szCs w:val="22"/>
        </w:rPr>
        <w:t>, mais uniquement WBE et l’ETNIC.</w:t>
      </w:r>
      <w:ins w:id="8" w:author="LESNE Philippe" w:date="2026-03-30T20:14:00Z">
        <w:r>
          <w:rPr>
            <w:rFonts w:ascii="Calibri" w:eastAsia="Calibri" w:hAnsi="Calibri" w:cs="Calibri"/>
            <w:color w:val="000000"/>
            <w:sz w:val="22"/>
            <w:szCs w:val="22"/>
          </w:rPr>
          <w:t xml:space="preserve"> </w:t>
        </w:r>
      </w:ins>
    </w:p>
    <w:p w14:paraId="4BB85806" w14:textId="77777777" w:rsidR="005062BF" w:rsidRDefault="008A012F">
      <w:pPr>
        <w:pStyle w:val="Titre2"/>
      </w:pPr>
      <w:r>
        <w:t>Outils bureautiques et collaboratifs</w:t>
      </w:r>
    </w:p>
    <w:p w14:paraId="408C08C0" w14:textId="77777777" w:rsidR="005062BF" w:rsidRDefault="008A012F">
      <w:pPr>
        <w:spacing w:after="198"/>
      </w:pPr>
      <w:r>
        <w:t>Les agents MFWB de WBE sont traités comme des agents de WB</w:t>
      </w:r>
      <w:r>
        <w:t xml:space="preserve">E et reçoivent d’office les outils bureautiques et collaboratifs de WBE. Ces outils sont utilisés par défaut en interne WBE. </w:t>
      </w:r>
    </w:p>
    <w:p w14:paraId="6751425F" w14:textId="77777777" w:rsidR="005062BF" w:rsidRDefault="008A012F">
      <w:pPr>
        <w:spacing w:after="198"/>
      </w:pPr>
      <w:r>
        <w:t>Le serveur de mail des agents MFWB est identique à la solution de WBE</w:t>
      </w:r>
    </w:p>
    <w:p w14:paraId="6CEBA296" w14:textId="77777777" w:rsidR="005062BF" w:rsidRDefault="008A012F">
      <w:pPr>
        <w:spacing w:after="198"/>
      </w:pPr>
      <w:r>
        <w:t>Les agents MFWB de WBE continuent à disposer d’un accès aux outils collaboratifs du Ministère :</w:t>
      </w:r>
    </w:p>
    <w:p w14:paraId="1D66B22D" w14:textId="77777777" w:rsidR="005062BF" w:rsidRDefault="008A012F">
      <w:pPr>
        <w:pStyle w:val="Paragraphedeliste"/>
        <w:numPr>
          <w:ilvl w:val="0"/>
          <w:numId w:val="35"/>
        </w:numPr>
        <w:spacing w:after="198"/>
      </w:pPr>
      <w:r>
        <w:t>Quand ce sont des outils utilisés par le MFWB pour communiquer ou rendre des services</w:t>
      </w:r>
    </w:p>
    <w:p w14:paraId="4774CC6D" w14:textId="7B96AF65" w:rsidR="005062BF" w:rsidRDefault="008A012F">
      <w:pPr>
        <w:pStyle w:val="Paragraphedeliste"/>
        <w:numPr>
          <w:ilvl w:val="0"/>
          <w:numId w:val="35"/>
        </w:numPr>
        <w:spacing w:after="198"/>
      </w:pPr>
      <w:r>
        <w:t>Quand les agents sont amenés à travailler régulièrement avec le MFWB</w:t>
      </w:r>
      <w:r>
        <w:t>)</w:t>
      </w:r>
    </w:p>
    <w:p w14:paraId="301DE0C2" w14:textId="77777777" w:rsidR="005062BF" w:rsidRDefault="008A012F">
      <w:pPr>
        <w:spacing w:after="198"/>
      </w:pPr>
      <w:r>
        <w:t xml:space="preserve">Dans le cadre des collaborations entre WBE et le MFWB (ou d’autres organisation) sur des activités communes (projets...), le choix des outils bureautiques et collaboratifs est réalisé de manière pragmatique </w:t>
      </w:r>
      <w:r>
        <w:lastRenderedPageBreak/>
        <w:t>et au cas pa</w:t>
      </w:r>
      <w:r>
        <w:t>r cas. Par défaut, les outils de la partie prenante qui initie ou pilote l’activité seront privilégiés. Les agents de WBE reçoivent les accès aux outils collaboratifs du MFWB si le choix est pris de les utiliser.</w:t>
      </w:r>
    </w:p>
    <w:p w14:paraId="7E3A2B8E" w14:textId="77777777" w:rsidR="005062BF" w:rsidRDefault="008A012F">
      <w:pPr>
        <w:pStyle w:val="Titre2"/>
      </w:pPr>
      <w:bookmarkStart w:id="9" w:name="_Toc6"/>
      <w:r>
        <w:t>Gestion des identités et des accès</w:t>
      </w:r>
      <w:bookmarkEnd w:id="9"/>
    </w:p>
    <w:p w14:paraId="4B4F5225" w14:textId="77777777" w:rsidR="005062BF" w:rsidRDefault="008A012F">
      <w:pPr>
        <w:spacing w:after="198"/>
      </w:pPr>
      <w:r>
        <w:t>Les identités et les droits d’accès des agents MFWB de WBE sont gérés selon les mêmes principes que ceux applicables aux agents de WBE.</w:t>
      </w:r>
    </w:p>
    <w:p w14:paraId="2851253A" w14:textId="77777777" w:rsidR="005062BF" w:rsidRDefault="008A012F">
      <w:pPr>
        <w:spacing w:after="198"/>
      </w:pPr>
      <w:r>
        <w:t>Ces agents bénéficient donc des mêmes autorisations que les agents WBE, tout en conservant l’accès aux applications néce</w:t>
      </w:r>
      <w:r>
        <w:t xml:space="preserve">ssaires à la gestion de leur relation administrative avec le MFWB (par exemple : </w:t>
      </w:r>
      <w:proofErr w:type="spellStart"/>
      <w:r>
        <w:t>Cornerstone</w:t>
      </w:r>
      <w:proofErr w:type="spellEnd"/>
      <w:r>
        <w:t>, application TT, etc.).</w:t>
      </w:r>
    </w:p>
    <w:p w14:paraId="6022C106" w14:textId="77777777" w:rsidR="005062BF" w:rsidRDefault="008A012F">
      <w:pPr>
        <w:spacing w:after="198"/>
      </w:pPr>
      <w:r>
        <w:t>À terme, cet objectif implique que la gestion de ces agents soit assurée dans l’IAM exclusivement dans le contexte WBE.</w:t>
      </w:r>
    </w:p>
    <w:p w14:paraId="2A93E1D8" w14:textId="77777777" w:rsidR="005062BF" w:rsidRDefault="008A012F">
      <w:pPr>
        <w:pStyle w:val="Titre1"/>
        <w:rPr>
          <w:rFonts w:ascii="Calibri" w:hAnsi="Calibri" w:cs="Calibri"/>
        </w:rPr>
      </w:pPr>
      <w:bookmarkStart w:id="10" w:name="_Toc7"/>
      <w:r>
        <w:rPr>
          <w:rFonts w:ascii="Calibri" w:eastAsia="Calibri" w:hAnsi="Calibri" w:cs="Calibri"/>
        </w:rPr>
        <w:t>Gestion des applica</w:t>
      </w:r>
      <w:r>
        <w:rPr>
          <w:rFonts w:ascii="Calibri" w:eastAsia="Calibri" w:hAnsi="Calibri" w:cs="Calibri"/>
        </w:rPr>
        <w:t xml:space="preserve">tions partagées </w:t>
      </w:r>
      <w:bookmarkEnd w:id="10"/>
    </w:p>
    <w:p w14:paraId="5D89FBBC" w14:textId="77777777" w:rsidR="005062BF" w:rsidRDefault="008A012F">
      <w:pPr>
        <w:pStyle w:val="Titre2"/>
      </w:pPr>
      <w:bookmarkStart w:id="11" w:name="_Toc8"/>
      <w:r>
        <w:rPr>
          <w:rFonts w:ascii="Calibri" w:hAnsi="Calibri" w:cs="Calibri"/>
        </w:rPr>
        <w:t>Définition</w:t>
      </w:r>
      <w:bookmarkEnd w:id="11"/>
    </w:p>
    <w:p w14:paraId="0AA91E1A" w14:textId="77777777" w:rsidR="005062BF" w:rsidRDefault="008A012F">
      <w:pPr>
        <w:spacing w:line="235" w:lineRule="atLeast"/>
      </w:pPr>
      <w:r>
        <w:t xml:space="preserve">Avant sa création en 2019, les services de WBE faisaient partie de la FWB. En conséquence, la gestion des applications métiers, des sources de données de référence, des documents et des permissions et accès n’a pas été réalisée </w:t>
      </w:r>
      <w:r>
        <w:t>en tenant compte du fonctionnement de WBE en tant que Pouvoir Organisateur (PO) complètement distinct du MFWB.</w:t>
      </w:r>
    </w:p>
    <w:p w14:paraId="19639894" w14:textId="77777777" w:rsidR="005062BF" w:rsidRDefault="008A012F">
      <w:pPr>
        <w:spacing w:line="235" w:lineRule="atLeast"/>
      </w:pPr>
      <w:r>
        <w:t>Tant que WBE n’aura pas eu la possibilité de développer ses propres applications, WBE doit et peut continuer à utiliser ces ressources et à les f</w:t>
      </w:r>
      <w:r>
        <w:t>aire évoluer pour répondre à ses besoins légitimes de PO.</w:t>
      </w:r>
    </w:p>
    <w:p w14:paraId="3333FC41" w14:textId="77777777" w:rsidR="005062BF" w:rsidRDefault="008A012F">
      <w:pPr>
        <w:rPr>
          <w:lang w:val="fr-BE"/>
        </w:rPr>
      </w:pPr>
      <w:r>
        <w:rPr>
          <w:lang w:val="fr-BE"/>
        </w:rPr>
        <w:t>Les applications partagées sont de deux types:</w:t>
      </w:r>
    </w:p>
    <w:p w14:paraId="2296DE7C" w14:textId="77777777" w:rsidR="005062BF" w:rsidRDefault="008A012F">
      <w:pPr>
        <w:pStyle w:val="Paragraphedeliste"/>
        <w:numPr>
          <w:ilvl w:val="0"/>
          <w:numId w:val="43"/>
        </w:numPr>
      </w:pPr>
      <w:r>
        <w:rPr>
          <w:lang w:val="fr-BE"/>
        </w:rPr>
        <w:t xml:space="preserve">Les </w:t>
      </w:r>
      <w:r>
        <w:rPr>
          <w:b/>
          <w:bCs/>
          <w:lang w:val="fr-BE"/>
        </w:rPr>
        <w:t xml:space="preserve">applications </w:t>
      </w:r>
      <w:proofErr w:type="gramStart"/>
      <w:r>
        <w:rPr>
          <w:b/>
          <w:bCs/>
          <w:lang w:val="fr-BE"/>
        </w:rPr>
        <w:t>métiers  /</w:t>
      </w:r>
      <w:proofErr w:type="gramEnd"/>
      <w:r>
        <w:rPr>
          <w:b/>
          <w:bCs/>
          <w:lang w:val="fr-BE"/>
        </w:rPr>
        <w:t xml:space="preserve"> sources de données de référence développées par le MFWB</w:t>
      </w:r>
      <w:r>
        <w:rPr>
          <w:lang w:val="fr-BE"/>
        </w:rPr>
        <w:t xml:space="preserve"> et </w:t>
      </w:r>
      <w:r>
        <w:rPr>
          <w:b/>
          <w:bCs/>
          <w:lang w:val="fr-BE"/>
        </w:rPr>
        <w:t>utilisées par WBE pour d</w:t>
      </w:r>
      <w:r>
        <w:rPr>
          <w:lang w:val="fr-BE"/>
        </w:rPr>
        <w:t xml:space="preserve">es </w:t>
      </w:r>
      <w:r>
        <w:rPr>
          <w:b/>
          <w:bCs/>
          <w:lang w:val="fr-BE"/>
        </w:rPr>
        <w:t>besoins spécifiques à WBE</w:t>
      </w:r>
      <w:r>
        <w:rPr>
          <w:lang w:val="fr-BE"/>
        </w:rPr>
        <w:t xml:space="preserve">. </w:t>
      </w:r>
      <w:r>
        <w:t>Ce type d’</w:t>
      </w:r>
      <w:r>
        <w:t>application partagée est constitué très majoritairement mais pas exclusivement d’applications de l’AGE.</w:t>
      </w:r>
    </w:p>
    <w:p w14:paraId="0D7C6A3F" w14:textId="77777777" w:rsidR="005062BF" w:rsidRDefault="008A012F">
      <w:pPr>
        <w:pStyle w:val="Paragraphedeliste"/>
        <w:numPr>
          <w:ilvl w:val="0"/>
          <w:numId w:val="43"/>
        </w:numPr>
        <w:spacing w:after="240"/>
      </w:pPr>
      <w:commentRangeStart w:id="12"/>
      <w:commentRangeStart w:id="13"/>
      <w:r>
        <w:rPr>
          <w:b/>
        </w:rPr>
        <w:t>Les ressources informatiques</w:t>
      </w:r>
      <w:r>
        <w:t xml:space="preserve"> </w:t>
      </w:r>
      <w:r>
        <w:rPr>
          <w:b/>
          <w:bCs/>
        </w:rPr>
        <w:t>gérées par l’ETNIC</w:t>
      </w:r>
      <w:r>
        <w:t xml:space="preserve"> (</w:t>
      </w:r>
      <w:proofErr w:type="spellStart"/>
      <w:r>
        <w:t>ServiceNow</w:t>
      </w:r>
      <w:proofErr w:type="spellEnd"/>
      <w:r>
        <w:t xml:space="preserve">, </w:t>
      </w:r>
      <w:proofErr w:type="spellStart"/>
      <w:r>
        <w:t>Alfresco</w:t>
      </w:r>
      <w:proofErr w:type="spellEnd"/>
      <w:r>
        <w:t>, SAP, ULIS,</w:t>
      </w:r>
      <w:r>
        <w:t xml:space="preserve"> etc.) </w:t>
      </w:r>
      <w:r>
        <w:rPr>
          <w:b/>
          <w:bCs/>
        </w:rPr>
        <w:t xml:space="preserve">communes avec le MFWB </w:t>
      </w:r>
      <w:commentRangeEnd w:id="12"/>
      <w:commentRangeEnd w:id="13"/>
      <w:r>
        <w:commentReference w:id="12"/>
      </w:r>
      <w:r>
        <w:commentReference w:id="13"/>
      </w:r>
    </w:p>
    <w:p w14:paraId="24508C44" w14:textId="77777777" w:rsidR="005062BF" w:rsidRDefault="008A012F">
      <w:r>
        <w:t>La liste des applications partagées est fournie en annexe.</w:t>
      </w:r>
    </w:p>
    <w:p w14:paraId="01428D75" w14:textId="77777777" w:rsidR="005062BF" w:rsidRDefault="008A012F">
      <w:pPr>
        <w:pStyle w:val="Titre2"/>
      </w:pPr>
      <w:bookmarkStart w:id="14" w:name="_Toc9"/>
      <w:r>
        <w:t>Principe général</w:t>
      </w:r>
      <w:bookmarkEnd w:id="14"/>
    </w:p>
    <w:p w14:paraId="4B605405" w14:textId="77777777" w:rsidR="005062BF" w:rsidRDefault="008A012F">
      <w:pPr>
        <w:spacing w:after="240"/>
      </w:pPr>
      <w:r>
        <w:t>La gestion des applications partagées doit garantir, dans la durée, le maintien des fonctionnalités nécessaires à WBE ainsi qu’une évolution concertée des solutions. Aucune décisio</w:t>
      </w:r>
      <w:r>
        <w:t>n ayant un impact sur WBE ne peut être prise sans son implication, en particulier celle du responsable informatique de WBE.</w:t>
      </w:r>
    </w:p>
    <w:p w14:paraId="3BEF87E3" w14:textId="77777777" w:rsidR="005062BF" w:rsidRDefault="008A012F">
      <w:pPr>
        <w:spacing w:after="240"/>
      </w:pPr>
      <w:r>
        <w:t>Pour chaque application partagée, WBE désigne un interlocuteur métier de référence. Les évolutions sont concertées entre les représe</w:t>
      </w:r>
      <w:r>
        <w:t>ntants de WBE, du MFWB et de l’ETNIC.</w:t>
      </w:r>
    </w:p>
    <w:p w14:paraId="42886B64" w14:textId="77777777" w:rsidR="005062BF" w:rsidRDefault="008A012F">
      <w:pPr>
        <w:spacing w:after="240"/>
      </w:pPr>
      <w:r>
        <w:t>WBE est associé à toute décision susceptible d’avoir un impact sur son fonctionnement, au même titre que le MFWB. Cela concerne notamment les mises à jour, les indisponibilités temporaires, les évolutions fonctionnelle</w:t>
      </w:r>
      <w:r>
        <w:t>s, les modalités d’accès et la communication aux utilisateurs.</w:t>
      </w:r>
    </w:p>
    <w:p w14:paraId="59458FAE" w14:textId="77777777" w:rsidR="005062BF" w:rsidRDefault="008A012F">
      <w:pPr>
        <w:spacing w:after="240"/>
      </w:pPr>
      <w:r>
        <w:lastRenderedPageBreak/>
        <w:t xml:space="preserve">Cette gestion concertée est réalisée en s’appuyant autant que possible sur la gouvernance existante de l’ETNIC </w:t>
      </w:r>
      <w:r>
        <w:rPr>
          <w:highlight w:val="cyan"/>
        </w:rPr>
        <w:t xml:space="preserve">(notamment </w:t>
      </w:r>
      <w:proofErr w:type="spellStart"/>
      <w:r>
        <w:rPr>
          <w:highlight w:val="cyan"/>
        </w:rPr>
        <w:t>Costranum</w:t>
      </w:r>
      <w:proofErr w:type="spellEnd"/>
      <w:r>
        <w:rPr>
          <w:highlight w:val="cyan"/>
        </w:rPr>
        <w:t>) ou à défaut sur un comité ad-hoc rassemblant toutes les part</w:t>
      </w:r>
      <w:r>
        <w:rPr>
          <w:highlight w:val="cyan"/>
        </w:rPr>
        <w:t>ies prenantes.</w:t>
      </w:r>
    </w:p>
    <w:p w14:paraId="7F71A70C" w14:textId="77777777" w:rsidR="005062BF" w:rsidRDefault="008A012F">
      <w:pPr>
        <w:pStyle w:val="Titre2"/>
      </w:pPr>
      <w:bookmarkStart w:id="15" w:name="_Toc10"/>
      <w:r>
        <w:t>Accès aux applications et aux sources de référence</w:t>
      </w:r>
      <w:bookmarkEnd w:id="15"/>
    </w:p>
    <w:p w14:paraId="0F957364" w14:textId="77777777" w:rsidR="005062BF" w:rsidRDefault="008A012F">
      <w:pPr>
        <w:spacing w:after="240"/>
      </w:pPr>
      <w:r>
        <w:t>L’accès aux applications, aux bases de données et aux sources de référence nécessaires à l’exercice des missions de WBE doit être garanti et encadré, au moyen de dispositifs techniques, de r</w:t>
      </w:r>
      <w:r>
        <w:t>ègles de gestion ou, lorsque nécessaire, de conventions d’usage.</w:t>
      </w:r>
    </w:p>
    <w:p w14:paraId="155BD2CB" w14:textId="77777777" w:rsidR="005062BF" w:rsidRDefault="008A012F">
      <w:pPr>
        <w:spacing w:after="240"/>
      </w:pPr>
      <w:r>
        <w:t>La gestion des permissions d’accès doit être concertée. Aucune suppression ou restriction d’accès ne peut intervenir de manière unilatérale lorsqu’elle affecte WBE.</w:t>
      </w:r>
    </w:p>
    <w:p w14:paraId="7AB4FAC0" w14:textId="77777777" w:rsidR="005062BF" w:rsidRDefault="008A012F">
      <w:pPr>
        <w:spacing w:after="240"/>
      </w:pPr>
      <w:r>
        <w:t>Lorsque cela est technique</w:t>
      </w:r>
      <w:r>
        <w:t>ment possible, l’accès aux données est limité au strict périmètre utile, et WBE détermine les personnes autorisées à y accéder. Lorsque cette limitation technique n’est pas possible, l’accès est maintenu pour les agents de WBE au moyen d’un cadre formalisé</w:t>
      </w:r>
      <w:r>
        <w:t>, par exemple</w:t>
      </w:r>
      <w:commentRangeStart w:id="16"/>
      <w:commentRangeStart w:id="17"/>
      <w:r>
        <w:t xml:space="preserve"> </w:t>
      </w:r>
      <w:r w:rsidRPr="00CE72AD">
        <w:rPr>
          <w:highlight w:val="yellow"/>
        </w:rPr>
        <w:t>une convention</w:t>
      </w:r>
      <w:r>
        <w:t>.</w:t>
      </w:r>
      <w:commentRangeEnd w:id="16"/>
      <w:commentRangeEnd w:id="17"/>
      <w:r>
        <w:commentReference w:id="16"/>
      </w:r>
      <w:r>
        <w:commentReference w:id="17"/>
      </w:r>
    </w:p>
    <w:p w14:paraId="081210CF" w14:textId="77777777" w:rsidR="005062BF" w:rsidRDefault="008A012F">
      <w:pPr>
        <w:spacing w:after="240"/>
      </w:pPr>
      <w:r>
        <w:t>Dans tous les cas où une limitation plus fine des accès peut être mise en place à un coût raisonnable, cette option doit être étudiée et implémentée. Pour certaines applications, comme SENS, il est toutefois déjà établi qu’une telle séparation ne pourra</w:t>
      </w:r>
      <w:r>
        <w:t xml:space="preserve"> pa</w:t>
      </w:r>
      <w:r>
        <w:t xml:space="preserve">s être réalisée et qu’un fonctionnement fondé sur des </w:t>
      </w:r>
      <w:r w:rsidRPr="00CE72AD">
        <w:t>conventions</w:t>
      </w:r>
      <w:r w:rsidRPr="00CE72AD">
        <w:t xml:space="preserve"> devra</w:t>
      </w:r>
      <w:r>
        <w:t xml:space="preserve"> être maintenu.</w:t>
      </w:r>
    </w:p>
    <w:p w14:paraId="0D1B5FFF" w14:textId="77777777" w:rsidR="005062BF" w:rsidRDefault="008A012F">
      <w:pPr>
        <w:pStyle w:val="Titre2"/>
      </w:pPr>
      <w:bookmarkStart w:id="18" w:name="_Toc11"/>
      <w:r>
        <w:t>Évolution des applications partagées</w:t>
      </w:r>
      <w:bookmarkEnd w:id="18"/>
    </w:p>
    <w:p w14:paraId="1F580034" w14:textId="77777777" w:rsidR="005062BF" w:rsidRDefault="008A012F">
      <w:pPr>
        <w:spacing w:after="240"/>
      </w:pPr>
      <w:r>
        <w:t>Pour tout nouveau développement ou toute réécriture d’une application existante, le MFWB examine, lorsque cela est pertinent, l’inté</w:t>
      </w:r>
      <w:r>
        <w:t>rêt d’une solution pouvant bénéficier à plusieurs entités de la Fédération Wallonie-Bruxelles.</w:t>
      </w:r>
    </w:p>
    <w:p w14:paraId="422A24A0" w14:textId="77777777" w:rsidR="005062BF" w:rsidRDefault="008A012F">
      <w:pPr>
        <w:spacing w:after="240"/>
      </w:pPr>
      <w:r>
        <w:t>L’objectif est d’optimiser les dépenses à l’échelle de la FWB en évitant, lorsque cela est possible, de dupliquer des applications qui pourraient répondre de man</w:t>
      </w:r>
      <w:r>
        <w:t>ière pragmatique aux besoins conjoints du MFWB et de WBE, voire d’autres bénéficiaires.</w:t>
      </w:r>
    </w:p>
    <w:p w14:paraId="55373E10" w14:textId="77777777" w:rsidR="005062BF" w:rsidRDefault="008A012F">
      <w:pPr>
        <w:spacing w:after="240"/>
      </w:pPr>
      <w:r>
        <w:t>Les développements correspondant à des besoins nouveaux et spécifiques exprimés par WBE sont financés par le budget de WBE. Le même principe s’applique réciproquement p</w:t>
      </w:r>
      <w:r>
        <w:t>our les besoins propres au MFWB.</w:t>
      </w:r>
    </w:p>
    <w:p w14:paraId="24723266" w14:textId="77777777" w:rsidR="005062BF" w:rsidRDefault="008A012F">
      <w:pPr>
        <w:spacing w:after="240"/>
      </w:pPr>
      <w:r>
        <w:t>En cas de scission d’une application existante entre un périmètre WBE et un périmètre AGE, ou en cas de créatio</w:t>
      </w:r>
      <w:r>
        <w:t>n d’une application propre à WBE, les données historiques nécessaires à WBE doivent être reprises.</w:t>
      </w:r>
    </w:p>
    <w:p w14:paraId="33811A85" w14:textId="77777777" w:rsidR="005062BF" w:rsidRDefault="008A012F">
      <w:pPr>
        <w:pStyle w:val="Titre2"/>
        <w:spacing w:before="360" w:line="331" w:lineRule="auto"/>
      </w:pPr>
      <w:bookmarkStart w:id="19" w:name="_Toc12"/>
      <w:r>
        <w:t>Gestion des a</w:t>
      </w:r>
      <w:r>
        <w:t>pplications non partagées de l’AGE</w:t>
      </w:r>
      <w:bookmarkEnd w:id="19"/>
    </w:p>
    <w:p w14:paraId="7EDE08D2" w14:textId="77777777" w:rsidR="005062BF" w:rsidRDefault="008A012F">
      <w:pPr>
        <w:spacing w:after="240"/>
      </w:pPr>
      <w:r>
        <w:t>Les applications de l’AGE qui ne sont pas des applications partagées sont des applications développées pour les besoins propres de l’AGE, mais que WBE est amené à utiliser comme n’importe quel autre pouvoir organisateur.</w:t>
      </w:r>
    </w:p>
    <w:p w14:paraId="067B8196" w14:textId="77777777" w:rsidR="005062BF" w:rsidRDefault="008A012F">
      <w:pPr>
        <w:spacing w:after="240"/>
        <w:rPr>
          <w:ins w:id="20" w:author="LESNE Philippe" w:date="2026-03-30T20:20:00Z"/>
        </w:rPr>
      </w:pPr>
      <w:r>
        <w:t>Dans ce cadre, WBE est informé des évolutions selon des modalités adaptées à la nature de l’application et à l’importance des changements envisagés. Selon les cas, WBE intervient comme observateur ou comme partie prenante à la décision.</w:t>
      </w:r>
    </w:p>
    <w:p w14:paraId="2C92B8E5" w14:textId="77777777" w:rsidR="005062BF" w:rsidRDefault="008A012F">
      <w:pPr>
        <w:spacing w:after="240"/>
      </w:pPr>
      <w:r>
        <w:lastRenderedPageBreak/>
        <w:t>L’AGE prend en comp</w:t>
      </w:r>
      <w:r>
        <w:t>te dans son calendrier de déploiement que si des développements sont nécessaires du côté de WBE, ce sont les mêmes équipes de l’ETNIC qui devront les développer et que cela peut avoir un impact majeur sur la date de mise en production de l’application de l</w:t>
      </w:r>
      <w:r>
        <w:t>’AGE.</w:t>
      </w:r>
    </w:p>
    <w:p w14:paraId="4E759E6D" w14:textId="77777777" w:rsidR="005062BF" w:rsidRDefault="008A012F">
      <w:pPr>
        <w:pStyle w:val="Titre2"/>
        <w:spacing w:before="360" w:line="331" w:lineRule="auto"/>
      </w:pPr>
      <w:bookmarkStart w:id="21" w:name="_Toc13"/>
      <w:r>
        <w:t>Gestion des serveurs de fichiers partagés</w:t>
      </w:r>
      <w:bookmarkEnd w:id="21"/>
    </w:p>
    <w:p w14:paraId="35E7A5FB" w14:textId="77777777" w:rsidR="005062BF" w:rsidRDefault="008A012F">
      <w:pPr>
        <w:spacing w:after="240"/>
      </w:pPr>
      <w:r>
        <w:t xml:space="preserve">WBE utilise encore, à ce stade, certains répertoires et fichiers hébergés sur des serveurs de fichiers du MFWB. Cette situation s’explique par le fait que la séparation complète des infrastructures n’est pas </w:t>
      </w:r>
      <w:r>
        <w:t>encore achevée.</w:t>
      </w:r>
    </w:p>
    <w:p w14:paraId="6F281329" w14:textId="77777777" w:rsidR="005062BF" w:rsidRDefault="008A012F">
      <w:pPr>
        <w:spacing w:after="240"/>
      </w:pPr>
      <w:r>
        <w:t>Parallèlement, le MFWB a lancé un projet de transfert des documents hébergés sur les serveurs de fichiers vers la GED. De son côté, WBE a initié avec l’ETNIC un projet visant à mettre en place des serveurs de fichiers qui lui soient propres</w:t>
      </w:r>
      <w:r>
        <w:t>, clairement distincts de ceux du MFWB.</w:t>
      </w:r>
    </w:p>
    <w:p w14:paraId="4CF3B92C" w14:textId="77777777" w:rsidR="005062BF" w:rsidRDefault="008A012F">
      <w:pPr>
        <w:spacing w:after="240"/>
      </w:pPr>
      <w:r>
        <w:t>L’objectif est de finaliser cette séparation afin que WBE dispose d’infrastructures de fichiers pleinement opérationnelles et adaptées à l’ensemble de ses besoins.</w:t>
      </w:r>
    </w:p>
    <w:p w14:paraId="5985CDF4" w14:textId="77777777" w:rsidR="005062BF" w:rsidRDefault="008A012F">
      <w:pPr>
        <w:spacing w:after="240"/>
      </w:pPr>
      <w:r>
        <w:t>Durant la période transitoire, la gouvernance des se</w:t>
      </w:r>
      <w:r>
        <w:t>rveurs, des répertoires et des accès doit être clairement définie. Toute réorganisation doit être menée de manière concertée entre les parties concernées, afin de garantir la continuité des activités et une gestion adéquate des accès.</w:t>
      </w:r>
    </w:p>
    <w:p w14:paraId="11784E08" w14:textId="77777777" w:rsidR="005062BF" w:rsidRDefault="008A012F">
      <w:pPr>
        <w:spacing w:after="240"/>
      </w:pPr>
      <w:r>
        <w:t>Lorsque des accès par</w:t>
      </w:r>
      <w:r>
        <w:t>tagés communs doivent être maintenus à titre exceptionnel, ceux-ci doivent être explicitement identifiés, encadrés et connus des deux parties.</w:t>
      </w:r>
    </w:p>
    <w:p w14:paraId="48FB9DE2" w14:textId="77777777" w:rsidR="005062BF" w:rsidRDefault="008A012F">
      <w:r>
        <w:br w:type="page" w:clear="all"/>
      </w:r>
    </w:p>
    <w:p w14:paraId="4EC3E2CF" w14:textId="77777777" w:rsidR="005062BF" w:rsidRDefault="008A012F">
      <w:pPr>
        <w:pStyle w:val="Titre"/>
        <w:jc w:val="center"/>
        <w:rPr>
          <w:rFonts w:asciiTheme="majorHAnsi" w:hAnsiTheme="majorHAnsi" w:cstheme="majorHAnsi"/>
          <w:b/>
          <w:sz w:val="26"/>
          <w:szCs w:val="26"/>
        </w:rPr>
      </w:pPr>
      <w:r>
        <w:rPr>
          <w:rFonts w:asciiTheme="majorHAnsi" w:hAnsiTheme="majorHAnsi" w:cstheme="majorHAnsi"/>
          <w:b/>
          <w:sz w:val="26"/>
          <w:szCs w:val="26"/>
        </w:rPr>
        <w:lastRenderedPageBreak/>
        <w:t xml:space="preserve">ANNEXE 1 – Application partagées </w:t>
      </w:r>
    </w:p>
    <w:p w14:paraId="1026C068" w14:textId="77777777" w:rsidR="005062BF" w:rsidRDefault="005062BF">
      <w:pPr>
        <w:spacing w:before="120" w:after="0" w:line="240" w:lineRule="auto"/>
        <w:rPr>
          <w:rFonts w:asciiTheme="majorHAnsi" w:hAnsiTheme="majorHAnsi" w:cstheme="majorHAnsi"/>
          <w:sz w:val="24"/>
          <w:szCs w:val="24"/>
        </w:rPr>
      </w:pPr>
    </w:p>
    <w:p w14:paraId="6256F631" w14:textId="77777777" w:rsidR="005062BF" w:rsidRDefault="008A012F">
      <w:pPr>
        <w:pStyle w:val="Titre1"/>
      </w:pPr>
      <w:r>
        <w:t>Secrétariat général (hors SGIS)</w:t>
      </w:r>
    </w:p>
    <w:p w14:paraId="3D5C75FE" w14:textId="77777777" w:rsidR="005062BF" w:rsidRDefault="008A012F">
      <w:pPr>
        <w:pStyle w:val="Paragraphedeliste"/>
        <w:numPr>
          <w:ilvl w:val="0"/>
          <w:numId w:val="42"/>
        </w:numPr>
        <w:spacing w:after="0" w:line="240" w:lineRule="auto"/>
      </w:pPr>
      <w:proofErr w:type="spellStart"/>
      <w:r>
        <w:t>Alfresco</w:t>
      </w:r>
      <w:proofErr w:type="spellEnd"/>
    </w:p>
    <w:p w14:paraId="0ED22E7A" w14:textId="77777777" w:rsidR="005062BF" w:rsidRDefault="008A012F">
      <w:pPr>
        <w:pStyle w:val="Paragraphedeliste"/>
        <w:numPr>
          <w:ilvl w:val="0"/>
          <w:numId w:val="42"/>
        </w:numPr>
        <w:spacing w:after="0" w:line="240" w:lineRule="auto"/>
      </w:pPr>
      <w:r>
        <w:t>POINTAGE (HORTA)</w:t>
      </w:r>
    </w:p>
    <w:p w14:paraId="3AB14E12" w14:textId="77777777" w:rsidR="005062BF" w:rsidRDefault="008A012F">
      <w:pPr>
        <w:pStyle w:val="Paragraphedeliste"/>
        <w:numPr>
          <w:ilvl w:val="0"/>
          <w:numId w:val="42"/>
        </w:numPr>
        <w:spacing w:after="0" w:line="240" w:lineRule="auto"/>
      </w:pPr>
      <w:r>
        <w:t>SAP</w:t>
      </w:r>
    </w:p>
    <w:p w14:paraId="04520860" w14:textId="77777777" w:rsidR="005062BF" w:rsidRDefault="008A012F">
      <w:pPr>
        <w:pStyle w:val="Paragraphedeliste"/>
        <w:numPr>
          <w:ilvl w:val="0"/>
          <w:numId w:val="42"/>
        </w:numPr>
        <w:spacing w:after="0" w:line="240" w:lineRule="auto"/>
      </w:pPr>
      <w:r>
        <w:t>DEDALE</w:t>
      </w:r>
    </w:p>
    <w:p w14:paraId="5FBD66C2" w14:textId="77777777" w:rsidR="005062BF" w:rsidRDefault="008A012F">
      <w:pPr>
        <w:pStyle w:val="Paragraphedeliste"/>
        <w:numPr>
          <w:ilvl w:val="0"/>
          <w:numId w:val="42"/>
        </w:numPr>
        <w:spacing w:after="0" w:line="240" w:lineRule="auto"/>
      </w:pPr>
      <w:r>
        <w:t>FORM</w:t>
      </w:r>
    </w:p>
    <w:p w14:paraId="3F4972C9" w14:textId="77777777" w:rsidR="005062BF" w:rsidRDefault="008A012F">
      <w:pPr>
        <w:pStyle w:val="Paragraphedeliste"/>
        <w:numPr>
          <w:ilvl w:val="0"/>
          <w:numId w:val="42"/>
        </w:numPr>
        <w:spacing w:after="0" w:line="240" w:lineRule="auto"/>
      </w:pPr>
      <w:r>
        <w:t>GEOG</w:t>
      </w:r>
    </w:p>
    <w:p w14:paraId="10955BE0" w14:textId="77777777" w:rsidR="005062BF" w:rsidRDefault="008A012F">
      <w:pPr>
        <w:pStyle w:val="Paragraphedeliste"/>
        <w:numPr>
          <w:ilvl w:val="0"/>
          <w:numId w:val="42"/>
        </w:numPr>
        <w:spacing w:after="0" w:line="240" w:lineRule="auto"/>
      </w:pPr>
      <w:r>
        <w:t xml:space="preserve">MFT </w:t>
      </w:r>
    </w:p>
    <w:p w14:paraId="181A236F" w14:textId="77777777" w:rsidR="005062BF" w:rsidRDefault="008A012F">
      <w:pPr>
        <w:pStyle w:val="Paragraphedeliste"/>
        <w:numPr>
          <w:ilvl w:val="0"/>
          <w:numId w:val="42"/>
        </w:numPr>
        <w:spacing w:after="0" w:line="240" w:lineRule="auto"/>
      </w:pPr>
      <w:r>
        <w:t>Cours en ligne</w:t>
      </w:r>
    </w:p>
    <w:p w14:paraId="0ABCA904" w14:textId="77777777" w:rsidR="005062BF" w:rsidRDefault="008A012F">
      <w:pPr>
        <w:pStyle w:val="Paragraphedeliste"/>
        <w:numPr>
          <w:ilvl w:val="0"/>
          <w:numId w:val="42"/>
        </w:numPr>
        <w:spacing w:after="0" w:line="240" w:lineRule="auto"/>
      </w:pPr>
      <w:r>
        <w:t xml:space="preserve">Service </w:t>
      </w:r>
      <w:proofErr w:type="spellStart"/>
      <w:r>
        <w:t>Now</w:t>
      </w:r>
      <w:proofErr w:type="spellEnd"/>
    </w:p>
    <w:p w14:paraId="52D4816B" w14:textId="77777777" w:rsidR="005062BF" w:rsidRDefault="008A012F">
      <w:pPr>
        <w:pStyle w:val="Paragraphedeliste"/>
        <w:numPr>
          <w:ilvl w:val="0"/>
          <w:numId w:val="42"/>
        </w:numPr>
        <w:spacing w:after="0" w:line="240" w:lineRule="auto"/>
      </w:pPr>
      <w:r>
        <w:t>VPN</w:t>
      </w:r>
    </w:p>
    <w:p w14:paraId="28DA3BCE" w14:textId="77777777" w:rsidR="005062BF" w:rsidRDefault="008A012F">
      <w:pPr>
        <w:pStyle w:val="Paragraphedeliste"/>
        <w:numPr>
          <w:ilvl w:val="0"/>
          <w:numId w:val="42"/>
        </w:numPr>
        <w:spacing w:after="0" w:line="240" w:lineRule="auto"/>
      </w:pPr>
      <w:proofErr w:type="spellStart"/>
      <w:r>
        <w:t>Znuny</w:t>
      </w:r>
      <w:proofErr w:type="spellEnd"/>
    </w:p>
    <w:p w14:paraId="7C1250DD" w14:textId="77777777" w:rsidR="005062BF" w:rsidRDefault="008A012F">
      <w:pPr>
        <w:pStyle w:val="Paragraphedeliste"/>
        <w:numPr>
          <w:ilvl w:val="0"/>
          <w:numId w:val="42"/>
        </w:numPr>
        <w:spacing w:after="0" w:line="240" w:lineRule="auto"/>
      </w:pPr>
      <w:r>
        <w:t>ULIS</w:t>
      </w:r>
    </w:p>
    <w:p w14:paraId="0A0E242A" w14:textId="77777777" w:rsidR="005062BF" w:rsidRDefault="008A012F">
      <w:pPr>
        <w:pStyle w:val="Paragraphedeliste"/>
        <w:numPr>
          <w:ilvl w:val="0"/>
          <w:numId w:val="42"/>
        </w:numPr>
        <w:spacing w:after="0"/>
      </w:pPr>
      <w:r>
        <w:t>Base de données des candidatures spontanées</w:t>
      </w:r>
    </w:p>
    <w:p w14:paraId="00CAF4B9" w14:textId="77777777" w:rsidR="005062BF" w:rsidRDefault="008A012F">
      <w:pPr>
        <w:pStyle w:val="Paragraphedeliste"/>
        <w:numPr>
          <w:ilvl w:val="0"/>
          <w:numId w:val="42"/>
        </w:numPr>
        <w:spacing w:after="0"/>
        <w:rPr>
          <w:bCs/>
          <w:i/>
        </w:rPr>
      </w:pPr>
      <w:r>
        <w:rPr>
          <w:i/>
          <w:iCs/>
        </w:rPr>
        <w:t xml:space="preserve">Gestion des chèques-repas </w:t>
      </w:r>
    </w:p>
    <w:p w14:paraId="7821E55D" w14:textId="77777777" w:rsidR="005062BF" w:rsidRDefault="008A012F">
      <w:pPr>
        <w:pStyle w:val="Paragraphedeliste"/>
        <w:numPr>
          <w:ilvl w:val="0"/>
          <w:numId w:val="42"/>
        </w:numPr>
        <w:spacing w:after="0"/>
        <w:rPr>
          <w:bCs/>
          <w:i/>
        </w:rPr>
      </w:pPr>
      <w:r>
        <w:rPr>
          <w:i/>
          <w:iCs/>
        </w:rPr>
        <w:t>Gestion des prévisions budgétaires des salaires</w:t>
      </w:r>
    </w:p>
    <w:p w14:paraId="06B57EFC" w14:textId="77777777" w:rsidR="005062BF" w:rsidRDefault="008A012F">
      <w:pPr>
        <w:pStyle w:val="Paragraphedeliste"/>
        <w:numPr>
          <w:ilvl w:val="0"/>
          <w:numId w:val="42"/>
        </w:numPr>
        <w:spacing w:after="0"/>
        <w:rPr>
          <w:bCs/>
          <w:i/>
        </w:rPr>
      </w:pPr>
      <w:r>
        <w:rPr>
          <w:i/>
          <w:iCs/>
        </w:rPr>
        <w:t>Système de gestion d’annuaire public et professionnel ;</w:t>
      </w:r>
    </w:p>
    <w:p w14:paraId="09940763" w14:textId="77777777" w:rsidR="005062BF" w:rsidRDefault="005062BF">
      <w:pPr>
        <w:spacing w:after="0" w:line="240" w:lineRule="auto"/>
        <w:rPr>
          <w:rFonts w:asciiTheme="majorHAnsi" w:hAnsiTheme="majorHAnsi" w:cstheme="majorHAnsi"/>
          <w:b/>
          <w:bCs/>
        </w:rPr>
      </w:pPr>
    </w:p>
    <w:p w14:paraId="174AC1B7" w14:textId="77777777" w:rsidR="005062BF" w:rsidRDefault="008A012F">
      <w:pPr>
        <w:spacing w:after="0" w:line="240" w:lineRule="auto"/>
        <w:rPr>
          <w:rFonts w:asciiTheme="majorHAnsi" w:hAnsiTheme="majorHAnsi" w:cstheme="majorHAnsi"/>
          <w:b/>
          <w:bCs/>
        </w:rPr>
      </w:pPr>
      <w:r>
        <w:rPr>
          <w:rStyle w:val="Titre2Car"/>
          <w:rFonts w:asciiTheme="majorHAnsi" w:hAnsiTheme="majorHAnsi" w:cstheme="majorHAnsi"/>
        </w:rPr>
        <w:t>SGIS</w:t>
      </w:r>
    </w:p>
    <w:p w14:paraId="0D30F642" w14:textId="77777777" w:rsidR="005062BF" w:rsidRDefault="005062BF">
      <w:pPr>
        <w:spacing w:after="0" w:line="240" w:lineRule="auto"/>
        <w:rPr>
          <w:rFonts w:asciiTheme="majorHAnsi" w:hAnsiTheme="majorHAnsi" w:cstheme="majorHAnsi"/>
          <w:b/>
          <w:bCs/>
        </w:rPr>
      </w:pPr>
    </w:p>
    <w:p w14:paraId="258F6C08" w14:textId="77777777" w:rsidR="005062BF" w:rsidRDefault="008A012F">
      <w:pPr>
        <w:pStyle w:val="Paragraphedeliste"/>
        <w:numPr>
          <w:ilvl w:val="0"/>
          <w:numId w:val="37"/>
        </w:numPr>
        <w:spacing w:after="0" w:line="240" w:lineRule="auto"/>
      </w:pPr>
      <w:r>
        <w:t>PROGRA</w:t>
      </w:r>
    </w:p>
    <w:p w14:paraId="6DFE378A" w14:textId="77777777" w:rsidR="005062BF" w:rsidRDefault="008A012F">
      <w:pPr>
        <w:pStyle w:val="Paragraphedeliste"/>
        <w:numPr>
          <w:ilvl w:val="0"/>
          <w:numId w:val="37"/>
        </w:numPr>
        <w:spacing w:after="0" w:line="240" w:lineRule="auto"/>
      </w:pPr>
      <w:r>
        <w:t>PROGIBAT</w:t>
      </w:r>
    </w:p>
    <w:p w14:paraId="7E0A1916" w14:textId="77777777" w:rsidR="005062BF" w:rsidRDefault="008A012F">
      <w:pPr>
        <w:pStyle w:val="Paragraphedeliste"/>
        <w:numPr>
          <w:ilvl w:val="0"/>
          <w:numId w:val="37"/>
        </w:numPr>
        <w:spacing w:after="0" w:line="240" w:lineRule="auto"/>
      </w:pPr>
      <w:r>
        <w:t>SAP FB</w:t>
      </w:r>
      <w:r>
        <w:t>S</w:t>
      </w:r>
    </w:p>
    <w:p w14:paraId="36483CDE" w14:textId="77777777" w:rsidR="005062BF" w:rsidRDefault="008A012F">
      <w:pPr>
        <w:pStyle w:val="Paragraphedeliste"/>
        <w:numPr>
          <w:ilvl w:val="0"/>
          <w:numId w:val="37"/>
        </w:numPr>
        <w:spacing w:after="0" w:line="240" w:lineRule="auto"/>
      </w:pPr>
      <w:r>
        <w:t>...</w:t>
      </w:r>
    </w:p>
    <w:p w14:paraId="148FA0E8" w14:textId="77777777" w:rsidR="005062BF" w:rsidRDefault="005062BF">
      <w:pPr>
        <w:spacing w:after="0" w:line="240" w:lineRule="auto"/>
        <w:rPr>
          <w:rFonts w:asciiTheme="majorHAnsi" w:hAnsiTheme="majorHAnsi" w:cstheme="majorHAnsi"/>
          <w:b/>
          <w:bCs/>
        </w:rPr>
      </w:pPr>
    </w:p>
    <w:p w14:paraId="41FEE338" w14:textId="77777777" w:rsidR="005062BF" w:rsidRDefault="008A012F">
      <w:pPr>
        <w:pStyle w:val="Titre1"/>
      </w:pPr>
      <w:r>
        <w:t>Administration générale de l’Enseignement</w:t>
      </w:r>
    </w:p>
    <w:p w14:paraId="626E9C56" w14:textId="77777777" w:rsidR="005062BF" w:rsidRDefault="008A012F">
      <w:pPr>
        <w:pStyle w:val="Paragraphedeliste"/>
        <w:numPr>
          <w:ilvl w:val="0"/>
          <w:numId w:val="36"/>
        </w:numPr>
      </w:pPr>
      <w:r>
        <w:t>CEBSI</w:t>
      </w:r>
    </w:p>
    <w:p w14:paraId="1E3240D4" w14:textId="77777777" w:rsidR="005062BF" w:rsidRDefault="008A012F">
      <w:pPr>
        <w:pStyle w:val="Paragraphedeliste"/>
        <w:numPr>
          <w:ilvl w:val="0"/>
          <w:numId w:val="36"/>
        </w:numPr>
      </w:pPr>
      <w:r>
        <w:t>CEPAGE</w:t>
      </w:r>
    </w:p>
    <w:p w14:paraId="3CFD8081" w14:textId="77777777" w:rsidR="005062BF" w:rsidRDefault="008A012F">
      <w:pPr>
        <w:pStyle w:val="Paragraphedeliste"/>
        <w:numPr>
          <w:ilvl w:val="0"/>
          <w:numId w:val="36"/>
        </w:numPr>
      </w:pPr>
      <w:r>
        <w:t>Circulaire</w:t>
      </w:r>
    </w:p>
    <w:p w14:paraId="4A6419D1" w14:textId="77777777" w:rsidR="005062BF" w:rsidRDefault="008A012F">
      <w:pPr>
        <w:pStyle w:val="Paragraphedeliste"/>
        <w:numPr>
          <w:ilvl w:val="0"/>
          <w:numId w:val="36"/>
        </w:numPr>
      </w:pPr>
      <w:r>
        <w:t>DESI</w:t>
      </w:r>
    </w:p>
    <w:p w14:paraId="54034845" w14:textId="77777777" w:rsidR="005062BF" w:rsidRDefault="008A012F">
      <w:pPr>
        <w:pStyle w:val="Paragraphedeliste"/>
        <w:numPr>
          <w:ilvl w:val="0"/>
          <w:numId w:val="36"/>
        </w:numPr>
      </w:pPr>
      <w:r>
        <w:t>FASE</w:t>
      </w:r>
    </w:p>
    <w:p w14:paraId="491A39AE" w14:textId="77777777" w:rsidR="005062BF" w:rsidRDefault="008A012F">
      <w:pPr>
        <w:pStyle w:val="Paragraphedeliste"/>
        <w:numPr>
          <w:ilvl w:val="0"/>
          <w:numId w:val="36"/>
        </w:numPr>
      </w:pPr>
      <w:r>
        <w:t>GEDI et dossier numérique</w:t>
      </w:r>
    </w:p>
    <w:p w14:paraId="2415A072" w14:textId="77777777" w:rsidR="005062BF" w:rsidRDefault="008A012F">
      <w:pPr>
        <w:pStyle w:val="Paragraphedeliste"/>
        <w:numPr>
          <w:ilvl w:val="0"/>
          <w:numId w:val="36"/>
        </w:numPr>
      </w:pPr>
      <w:r>
        <w:t>GOSS</w:t>
      </w:r>
    </w:p>
    <w:p w14:paraId="088EFFCB" w14:textId="77777777" w:rsidR="005062BF" w:rsidRDefault="008A012F">
      <w:pPr>
        <w:pStyle w:val="Paragraphedeliste"/>
        <w:numPr>
          <w:ilvl w:val="0"/>
          <w:numId w:val="36"/>
        </w:numPr>
      </w:pPr>
      <w:r>
        <w:t>HOD / P-EPS</w:t>
      </w:r>
    </w:p>
    <w:p w14:paraId="27E22C16" w14:textId="77777777" w:rsidR="005062BF" w:rsidRDefault="008A012F">
      <w:pPr>
        <w:pStyle w:val="Paragraphedeliste"/>
        <w:numPr>
          <w:ilvl w:val="0"/>
          <w:numId w:val="36"/>
        </w:numPr>
      </w:pPr>
      <w:r>
        <w:t>PLAF</w:t>
      </w:r>
    </w:p>
    <w:p w14:paraId="2AD22C0B" w14:textId="77777777" w:rsidR="005062BF" w:rsidRDefault="008A012F">
      <w:pPr>
        <w:pStyle w:val="Paragraphedeliste"/>
        <w:numPr>
          <w:ilvl w:val="0"/>
          <w:numId w:val="36"/>
        </w:numPr>
      </w:pPr>
      <w:r>
        <w:t>PRIMVER</w:t>
      </w:r>
    </w:p>
    <w:p w14:paraId="2DAFA541" w14:textId="77777777" w:rsidR="005062BF" w:rsidRDefault="008A012F">
      <w:pPr>
        <w:pStyle w:val="Paragraphedeliste"/>
        <w:numPr>
          <w:ilvl w:val="0"/>
          <w:numId w:val="36"/>
        </w:numPr>
      </w:pPr>
      <w:r>
        <w:t>RL10 </w:t>
      </w:r>
    </w:p>
    <w:p w14:paraId="16800A23" w14:textId="77777777" w:rsidR="005062BF" w:rsidRDefault="008A012F">
      <w:pPr>
        <w:pStyle w:val="Paragraphedeliste"/>
        <w:numPr>
          <w:ilvl w:val="0"/>
          <w:numId w:val="36"/>
        </w:numPr>
      </w:pPr>
      <w:r>
        <w:t>SENS</w:t>
      </w:r>
    </w:p>
    <w:p w14:paraId="7BF36481" w14:textId="77777777" w:rsidR="005062BF" w:rsidRDefault="008A012F">
      <w:pPr>
        <w:pStyle w:val="Paragraphedeliste"/>
        <w:numPr>
          <w:ilvl w:val="0"/>
          <w:numId w:val="36"/>
        </w:numPr>
      </w:pPr>
      <w:r>
        <w:t>SIEL</w:t>
      </w:r>
    </w:p>
    <w:p w14:paraId="5324EB7C" w14:textId="77777777" w:rsidR="005062BF" w:rsidRDefault="008A012F">
      <w:pPr>
        <w:pStyle w:val="Paragraphedeliste"/>
        <w:numPr>
          <w:ilvl w:val="0"/>
          <w:numId w:val="36"/>
        </w:numPr>
      </w:pPr>
      <w:r>
        <w:t>SPES</w:t>
      </w:r>
    </w:p>
    <w:p w14:paraId="080C8B41" w14:textId="77777777" w:rsidR="005062BF" w:rsidRDefault="008A012F">
      <w:pPr>
        <w:pStyle w:val="Paragraphedeliste"/>
        <w:numPr>
          <w:ilvl w:val="0"/>
          <w:numId w:val="36"/>
        </w:numPr>
      </w:pPr>
      <w:r>
        <w:t>CAFE/GAL</w:t>
      </w:r>
    </w:p>
    <w:sectPr w:rsidR="005062BF">
      <w:headerReference w:type="default" r:id="rId9"/>
      <w:pgSz w:w="11906" w:h="16838"/>
      <w:pgMar w:top="1134" w:right="850" w:bottom="1134" w:left="1701" w:header="709" w:footer="70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DEVOOGHT Jean-Pierre" w:date="2026-04-07T16:22:00Z" w:initials="DJ">
    <w:p w14:paraId="0000000F" w14:textId="0000000F" w:rsidR="005062BF" w:rsidRDefault="008A012F">
      <w:pPr>
        <w:spacing w:after="0" w:line="240" w:lineRule="auto"/>
        <w:jc w:val="left"/>
      </w:pPr>
      <w:r>
        <w:rPr>
          <w:rFonts w:ascii="Arial" w:eastAsia="Arial" w:hAnsi="Arial" w:cs="Arial"/>
        </w:rPr>
        <w:t>A préciser pour la partie budgétaire sur base des discussions avec le CEN et l'ETNIC</w:t>
      </w:r>
    </w:p>
  </w:comment>
  <w:comment w:id="12" w:author="DEVOOGHT Jean-Pierre" w:date="2026-03-31T16:44:00Z" w:initials="DJ">
    <w:p w14:paraId="00000003" w14:textId="00000003" w:rsidR="005062BF" w:rsidRDefault="008A012F">
      <w:pPr>
        <w:spacing w:after="0" w:line="240" w:lineRule="auto"/>
        <w:jc w:val="left"/>
      </w:pPr>
      <w:r>
        <w:rPr>
          <w:rFonts w:ascii="Arial" w:eastAsia="Arial" w:hAnsi="Arial" w:cs="Arial"/>
        </w:rPr>
        <w:t>Pour ces ressources communes, on a plusieurs cas de figures selon la situation actuelle et souhaitée. Par exe</w:t>
      </w:r>
      <w:r>
        <w:rPr>
          <w:rFonts w:ascii="Arial" w:eastAsia="Arial" w:hAnsi="Arial" w:cs="Arial"/>
        </w:rPr>
        <w:t>mple:</w:t>
      </w:r>
    </w:p>
    <w:p w14:paraId="00000004" w14:textId="00000004" w:rsidR="005062BF" w:rsidRDefault="008A012F">
      <w:pPr>
        <w:spacing w:after="0" w:line="240" w:lineRule="auto"/>
        <w:jc w:val="left"/>
      </w:pPr>
      <w:r>
        <w:rPr>
          <w:rFonts w:ascii="Arial" w:eastAsia="Arial" w:hAnsi="Arial" w:cs="Arial"/>
        </w:rPr>
        <w:t xml:space="preserve">-pour ULIS, même instance WBE et MFWB mais </w:t>
      </w:r>
      <w:proofErr w:type="spellStart"/>
      <w:r>
        <w:rPr>
          <w:rFonts w:ascii="Arial" w:eastAsia="Arial" w:hAnsi="Arial" w:cs="Arial"/>
        </w:rPr>
        <w:t>ségéragarion</w:t>
      </w:r>
      <w:proofErr w:type="spellEnd"/>
      <w:r>
        <w:rPr>
          <w:rFonts w:ascii="Arial" w:eastAsia="Arial" w:hAnsi="Arial" w:cs="Arial"/>
        </w:rPr>
        <w:t xml:space="preserve"> assez fine entre les bases de données. Toutefois ULIS n'étant pas un système </w:t>
      </w:r>
      <w:proofErr w:type="spellStart"/>
      <w:r>
        <w:rPr>
          <w:rFonts w:ascii="Arial" w:eastAsia="Arial" w:hAnsi="Arial" w:cs="Arial"/>
        </w:rPr>
        <w:t>mulri</w:t>
      </w:r>
      <w:proofErr w:type="spellEnd"/>
      <w:r>
        <w:rPr>
          <w:rFonts w:ascii="Arial" w:eastAsia="Arial" w:hAnsi="Arial" w:cs="Arial"/>
        </w:rPr>
        <w:t>-employeur, la solution idéale serait d'avoir 2 instances séparées</w:t>
      </w:r>
    </w:p>
    <w:p w14:paraId="00000005" w14:textId="00000005" w:rsidR="005062BF" w:rsidRDefault="008A012F">
      <w:pPr>
        <w:spacing w:after="0" w:line="240" w:lineRule="auto"/>
        <w:jc w:val="left"/>
      </w:pPr>
      <w:r>
        <w:rPr>
          <w:rFonts w:ascii="Arial" w:eastAsia="Arial" w:hAnsi="Arial" w:cs="Arial"/>
        </w:rPr>
        <w:t xml:space="preserve">-Pour </w:t>
      </w:r>
      <w:proofErr w:type="spellStart"/>
      <w:r>
        <w:rPr>
          <w:rFonts w:ascii="Arial" w:eastAsia="Arial" w:hAnsi="Arial" w:cs="Arial"/>
        </w:rPr>
        <w:t>Alfresco</w:t>
      </w:r>
      <w:proofErr w:type="spellEnd"/>
      <w:r>
        <w:rPr>
          <w:rFonts w:ascii="Arial" w:eastAsia="Arial" w:hAnsi="Arial" w:cs="Arial"/>
        </w:rPr>
        <w:t xml:space="preserve">, même instance qu'il faudrait </w:t>
      </w:r>
      <w:r>
        <w:rPr>
          <w:rFonts w:ascii="Arial" w:eastAsia="Arial" w:hAnsi="Arial" w:cs="Arial"/>
        </w:rPr>
        <w:t xml:space="preserve">séparer en deux instances </w:t>
      </w:r>
      <w:proofErr w:type="spellStart"/>
      <w:r>
        <w:rPr>
          <w:rFonts w:ascii="Arial" w:eastAsia="Arial" w:hAnsi="Arial" w:cs="Arial"/>
        </w:rPr>
        <w:t>distinces</w:t>
      </w:r>
      <w:proofErr w:type="spellEnd"/>
    </w:p>
    <w:p w14:paraId="00000006" w14:textId="00000006" w:rsidR="005062BF" w:rsidRDefault="008A012F">
      <w:pPr>
        <w:spacing w:after="0" w:line="240" w:lineRule="auto"/>
        <w:jc w:val="left"/>
      </w:pPr>
      <w:r>
        <w:rPr>
          <w:rFonts w:ascii="Arial" w:eastAsia="Arial" w:hAnsi="Arial" w:cs="Arial"/>
        </w:rPr>
        <w:t xml:space="preserve">-Pour SAP, WBE a son propre système mais il y a une certaine forme d'intégration qui doit être maintenue pour permettre à la DGBF de </w:t>
      </w:r>
      <w:proofErr w:type="spellStart"/>
      <w:r>
        <w:rPr>
          <w:rFonts w:ascii="Arial" w:eastAsia="Arial" w:hAnsi="Arial" w:cs="Arial"/>
        </w:rPr>
        <w:t>fourir</w:t>
      </w:r>
      <w:proofErr w:type="spellEnd"/>
      <w:r>
        <w:rPr>
          <w:rFonts w:ascii="Arial" w:eastAsia="Arial" w:hAnsi="Arial" w:cs="Arial"/>
        </w:rPr>
        <w:t xml:space="preserve"> des comptes annuels consolidés pour la FWB</w:t>
      </w:r>
    </w:p>
  </w:comment>
  <w:comment w:id="13" w:author="DEVOOGHT Jean-Pierre" w:date="2026-03-31T16:46:00Z" w:initials="DJ">
    <w:p w14:paraId="00000007" w14:textId="00000007" w:rsidR="005062BF" w:rsidRDefault="008A012F">
      <w:pPr>
        <w:spacing w:after="0" w:line="240" w:lineRule="auto"/>
        <w:jc w:val="left"/>
      </w:pPr>
      <w:r>
        <w:rPr>
          <w:rFonts w:ascii="Arial" w:eastAsia="Arial" w:hAnsi="Arial" w:cs="Arial"/>
        </w:rPr>
        <w:t>A revoir avec Philippe, mais je ne suis pas persuadé que ce soit utile de rentrer dans ce niveau de détail</w:t>
      </w:r>
    </w:p>
  </w:comment>
  <w:comment w:id="16" w:author="DEVOOGHT Jean-Pierre" w:date="2026-03-31T09:23:00Z" w:initials="DJ">
    <w:p w14:paraId="00000001" w14:textId="00000001" w:rsidR="005062BF" w:rsidRDefault="008A012F">
      <w:pPr>
        <w:spacing w:after="0" w:line="240" w:lineRule="auto"/>
        <w:jc w:val="left"/>
      </w:pPr>
      <w:r>
        <w:rPr>
          <w:rFonts w:ascii="Arial" w:eastAsia="Arial" w:hAnsi="Arial" w:cs="Arial"/>
        </w:rPr>
        <w:t>Il existe un document qui est signé par WBE: voir avec Philo comment il s'appelle (document de confidentialité)</w:t>
      </w:r>
    </w:p>
  </w:comment>
  <w:comment w:id="17" w:author="DEVOOGHT Jean-Pierre" w:date="2026-04-08T15:34:00Z" w:initials="DJ">
    <w:p w14:paraId="00000002" w14:textId="00000002" w:rsidR="005062BF" w:rsidRDefault="008A012F">
      <w:pPr>
        <w:spacing w:after="0" w:line="240" w:lineRule="auto"/>
        <w:jc w:val="left"/>
      </w:pPr>
      <w:r>
        <w:rPr>
          <w:rFonts w:ascii="Arial" w:eastAsia="Arial" w:hAnsi="Arial" w:cs="Arial"/>
        </w:rPr>
        <w:t>Philo ne voit pas de quoi on parle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F" w15:done="0"/>
  <w15:commentEx w15:paraId="00000006" w15:done="0"/>
  <w15:commentEx w15:paraId="00000007" w15:paraIdParent="00000006" w15:done="0"/>
  <w15:commentEx w15:paraId="00000001" w15:done="0"/>
  <w15:commentEx w15:paraId="00000002" w15:paraIdParent="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F16BB7A" w16cex:dateUtc="2026-03-31T07:23:07Z"/>
  <w16cex:commentExtensible w16cex:durableId="5B8C1208" w16cex:dateUtc="2026-04-08T13:34:57Z"/>
  <w16cex:commentExtensible w16cex:durableId="4253406B" w16cex:dateUtc="2026-03-31T14:44:14Z"/>
  <w16cex:commentExtensible w16cex:durableId="33DE3CC5" w16cex:dateUtc="2026-03-31T14:46:10Z"/>
  <w16cex:commentExtensible w16cex:durableId="4426153F" w16cex:dateUtc="2026-03-30T20:16:29Z"/>
  <w16cex:commentExtensible w16cex:durableId="2FC4AF45" w16cex:dateUtc="2026-03-31T14:17:20Z"/>
  <w16cex:commentExtensible w16cex:durableId="423E8B51" w16cex:dateUtc="2026-03-30T20:15:57Z"/>
  <w16cex:commentExtensible w16cex:durableId="656C0CE5" w16cex:dateUtc="2026-03-31T09:47:40Z"/>
  <w16cex:commentExtensible w16cex:durableId="0C6D1156" w16cex:dateUtc="2026-03-31T10:58:40Z"/>
  <w16cex:commentExtensible w16cex:durableId="646DC45E" w16cex:dateUtc="2026-03-31T09:41:31Z"/>
  <w16cex:commentExtensible w16cex:durableId="44036519" w16cex:dateUtc="2026-04-07T14:22: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F16BB7A"/>
  <w16cid:commentId w16cid:paraId="00000002" w16cid:durableId="5B8C1208"/>
  <w16cid:commentId w16cid:paraId="00000006" w16cid:durableId="4253406B"/>
  <w16cid:commentId w16cid:paraId="00000007" w16cid:durableId="33DE3CC5"/>
  <w16cid:commentId w16cid:paraId="00000008" w16cid:durableId="4426153F"/>
  <w16cid:commentId w16cid:paraId="0000000A" w16cid:durableId="2FC4AF45"/>
  <w16cid:commentId w16cid:paraId="0000000B" w16cid:durableId="423E8B51"/>
  <w16cid:commentId w16cid:paraId="0000000C" w16cid:durableId="656C0CE5"/>
  <w16cid:commentId w16cid:paraId="0000000D" w16cid:durableId="0C6D1156"/>
  <w16cid:commentId w16cid:paraId="0000000E" w16cid:durableId="646DC45E"/>
  <w16cid:commentId w16cid:paraId="0000000F" w16cid:durableId="4403651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57C2A5" w14:textId="77777777" w:rsidR="008A012F" w:rsidRDefault="008A012F">
      <w:pPr>
        <w:spacing w:after="0" w:line="240" w:lineRule="auto"/>
      </w:pPr>
      <w:r>
        <w:separator/>
      </w:r>
    </w:p>
  </w:endnote>
  <w:endnote w:type="continuationSeparator" w:id="0">
    <w:p w14:paraId="1923080B" w14:textId="77777777" w:rsidR="008A012F" w:rsidRDefault="008A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F9618" w14:textId="77777777" w:rsidR="008A012F" w:rsidRDefault="008A012F">
      <w:pPr>
        <w:spacing w:after="0" w:line="240" w:lineRule="auto"/>
      </w:pPr>
      <w:r>
        <w:separator/>
      </w:r>
    </w:p>
  </w:footnote>
  <w:footnote w:type="continuationSeparator" w:id="0">
    <w:p w14:paraId="62EC4527" w14:textId="77777777" w:rsidR="008A012F" w:rsidRDefault="008A012F">
      <w:pPr>
        <w:spacing w:after="0" w:line="240" w:lineRule="auto"/>
      </w:pPr>
      <w:r>
        <w:continuationSeparator/>
      </w:r>
    </w:p>
  </w:footnote>
  <w:footnote w:id="1">
    <w:p w14:paraId="0EC94A8A" w14:textId="77777777" w:rsidR="005062BF" w:rsidRDefault="008A012F">
      <w:pPr>
        <w:pStyle w:val="Notedebasdepage"/>
      </w:pPr>
      <w:r>
        <w:rPr>
          <w:rStyle w:val="Appelnotedebasdep"/>
        </w:rPr>
        <w:footnoteRef/>
      </w:r>
      <w:r>
        <w:t xml:space="preserve"> Ce budget ne couvre que les coûts de gestion informatique qui ne sont pas compris dans les f</w:t>
      </w:r>
      <w:r>
        <w:t>rais de fonctionnement de 17% des agents WBE.</w:t>
      </w:r>
    </w:p>
  </w:footnote>
  <w:footnote w:id="2">
    <w:p w14:paraId="4985EF17" w14:textId="77777777" w:rsidR="005062BF" w:rsidRDefault="008A012F">
      <w:pPr>
        <w:pStyle w:val="Notedebasdepage"/>
      </w:pPr>
      <w:r>
        <w:rPr>
          <w:rStyle w:val="Appelnotedebasdep"/>
        </w:rPr>
        <w:footnoteRef/>
      </w:r>
      <w:r>
        <w:t xml:space="preserve"> Dans le cas de l’arrivée d’un </w:t>
      </w:r>
      <w:proofErr w:type="gramStart"/>
      <w:r>
        <w:t>nouveau</w:t>
      </w:r>
      <w:proofErr w:type="gramEnd"/>
      <w:r>
        <w:t xml:space="preserve"> agent MFWB de WBE, c’est toutefois la DGFPRH qui initie le processus d’attribution du poste en de travail en incorporant l’agent dans ULIS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F5BD1B" w14:textId="77777777" w:rsidR="005062BF" w:rsidRDefault="005062B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5049D"/>
    <w:multiLevelType w:val="multilevel"/>
    <w:tmpl w:val="8C506AC2"/>
    <w:lvl w:ilvl="0">
      <w:start w:val="1"/>
      <w:numFmt w:val="decimal"/>
      <w:lvlText w:val="%1."/>
      <w:lvlJc w:val="left"/>
      <w:pPr>
        <w:ind w:left="927"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06D908FF"/>
    <w:multiLevelType w:val="multilevel"/>
    <w:tmpl w:val="E42E446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6F46092"/>
    <w:multiLevelType w:val="multilevel"/>
    <w:tmpl w:val="381A9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E26003"/>
    <w:multiLevelType w:val="multilevel"/>
    <w:tmpl w:val="DCF428E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3671924"/>
    <w:multiLevelType w:val="multilevel"/>
    <w:tmpl w:val="9C120BA4"/>
    <w:lvl w:ilvl="0">
      <w:start w:val="4"/>
      <w:numFmt w:val="bullet"/>
      <w:lvlText w:val="-"/>
      <w:lvlJc w:val="left"/>
      <w:pPr>
        <w:ind w:left="1068" w:hanging="360"/>
      </w:pPr>
      <w:rPr>
        <w:rFonts w:ascii="Times New Roman" w:eastAsia="Times New Roman" w:hAnsi="Times New Roman" w:cs="Times New Roman" w:hint="default"/>
      </w:rPr>
    </w:lvl>
    <w:lvl w:ilvl="1">
      <w:start w:val="1"/>
      <w:numFmt w:val="decimal"/>
      <w:isLgl/>
      <w:lvlText w:val="%1.%2."/>
      <w:lvlJc w:val="left"/>
      <w:pPr>
        <w:ind w:left="1176"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5" w15:restartNumberingAfterBreak="0">
    <w:nsid w:val="15700F9C"/>
    <w:multiLevelType w:val="multilevel"/>
    <w:tmpl w:val="B002EB8C"/>
    <w:lvl w:ilvl="0">
      <w:start w:val="1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916306"/>
    <w:multiLevelType w:val="multilevel"/>
    <w:tmpl w:val="F9BE85D0"/>
    <w:lvl w:ilvl="0">
      <w:start w:val="1"/>
      <w:numFmt w:val="decimal"/>
      <w:lvlText w:val="%1."/>
      <w:lvlJc w:val="left"/>
      <w:pPr>
        <w:ind w:left="720" w:hanging="360"/>
      </w:pPr>
      <w:rPr>
        <w:rFonts w:asciiTheme="minorHAnsi" w:eastAsiaTheme="minorHAnsi" w:hAnsiTheme="minorHAnsi" w:cstheme="minorBidi"/>
      </w:rPr>
    </w:lvl>
    <w:lvl w:ilvl="1">
      <w:start w:val="4"/>
      <w:numFmt w:val="bullet"/>
      <w:lvlText w:val="-"/>
      <w:lvlJc w:val="left"/>
      <w:pPr>
        <w:ind w:left="1440" w:hanging="360"/>
      </w:pPr>
      <w:rPr>
        <w:rFonts w:ascii="Times New Roman" w:eastAsia="Times New Roman"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FAA46E"/>
    <w:multiLevelType w:val="multilevel"/>
    <w:tmpl w:val="B178C68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6FA98BB"/>
    <w:multiLevelType w:val="multilevel"/>
    <w:tmpl w:val="9CA632C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283F9260"/>
    <w:multiLevelType w:val="multilevel"/>
    <w:tmpl w:val="2C60EDA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296E241A"/>
    <w:multiLevelType w:val="multilevel"/>
    <w:tmpl w:val="160C2184"/>
    <w:lvl w:ilvl="0">
      <w:start w:val="1"/>
      <w:numFmt w:val="decimal"/>
      <w:lvlText w:val="%1."/>
      <w:lvlJc w:val="left"/>
      <w:pPr>
        <w:ind w:left="720" w:hanging="360"/>
      </w:pPr>
    </w:lvl>
    <w:lvl w:ilvl="1">
      <w:start w:val="1"/>
      <w:numFmt w:val="decimal"/>
      <w:isLgl/>
      <w:lvlText w:val="%1.%2."/>
      <w:lvlJc w:val="left"/>
      <w:pPr>
        <w:ind w:left="828" w:hanging="468"/>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ABD3DB6"/>
    <w:multiLevelType w:val="multilevel"/>
    <w:tmpl w:val="F4E48958"/>
    <w:lvl w:ilvl="0">
      <w:start w:val="4"/>
      <w:numFmt w:val="bullet"/>
      <w:lvlText w:val="-"/>
      <w:lvlJc w:val="left"/>
      <w:pPr>
        <w:ind w:left="1068" w:hanging="360"/>
      </w:pPr>
      <w:rPr>
        <w:rFonts w:ascii="Times New Roman" w:eastAsia="Times New Roman" w:hAnsi="Times New Roman" w:cs="Times New Roman" w:hint="default"/>
      </w:rPr>
    </w:lvl>
    <w:lvl w:ilvl="1">
      <w:start w:val="1"/>
      <w:numFmt w:val="decimal"/>
      <w:isLgl/>
      <w:lvlText w:val="%1.%2."/>
      <w:lvlJc w:val="left"/>
      <w:pPr>
        <w:ind w:left="1176"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12" w15:restartNumberingAfterBreak="0">
    <w:nsid w:val="34CA1BD6"/>
    <w:multiLevelType w:val="multilevel"/>
    <w:tmpl w:val="30AED73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434E4D76"/>
    <w:multiLevelType w:val="multilevel"/>
    <w:tmpl w:val="D7685AE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490E716C"/>
    <w:multiLevelType w:val="multilevel"/>
    <w:tmpl w:val="42C4EC6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4BB96C92"/>
    <w:multiLevelType w:val="multilevel"/>
    <w:tmpl w:val="C81ECC2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4F151CC8"/>
    <w:multiLevelType w:val="multilevel"/>
    <w:tmpl w:val="ADC61C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D41A78"/>
    <w:multiLevelType w:val="multilevel"/>
    <w:tmpl w:val="32346F4C"/>
    <w:lvl w:ilvl="0">
      <w:start w:val="1"/>
      <w:numFmt w:val="decimal"/>
      <w:lvlText w:val="%1."/>
      <w:lvlJc w:val="left"/>
      <w:pPr>
        <w:ind w:left="720" w:hanging="360"/>
      </w:pPr>
    </w:lvl>
    <w:lvl w:ilvl="1">
      <w:start w:val="1"/>
      <w:numFmt w:val="decimal"/>
      <w:isLgl/>
      <w:lvlText w:val="%1.%2."/>
      <w:lvlJc w:val="left"/>
      <w:pPr>
        <w:ind w:left="828" w:hanging="468"/>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53C0EE53"/>
    <w:multiLevelType w:val="multilevel"/>
    <w:tmpl w:val="1782558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5CD8FB25"/>
    <w:multiLevelType w:val="multilevel"/>
    <w:tmpl w:val="E36069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0" w15:restartNumberingAfterBreak="0">
    <w:nsid w:val="69DB9505"/>
    <w:multiLevelType w:val="multilevel"/>
    <w:tmpl w:val="89CCC7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6B671A98"/>
    <w:multiLevelType w:val="multilevel"/>
    <w:tmpl w:val="1F3206AE"/>
    <w:lvl w:ilvl="0">
      <w:start w:val="4"/>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C61A0C4"/>
    <w:multiLevelType w:val="multilevel"/>
    <w:tmpl w:val="C4C8B1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6E8C531A"/>
    <w:multiLevelType w:val="multilevel"/>
    <w:tmpl w:val="8752F1F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722410EC"/>
    <w:multiLevelType w:val="multilevel"/>
    <w:tmpl w:val="C74A0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32239ED"/>
    <w:multiLevelType w:val="multilevel"/>
    <w:tmpl w:val="FBA476AC"/>
    <w:lvl w:ilvl="0">
      <w:start w:val="4"/>
      <w:numFmt w:val="bullet"/>
      <w:lvlText w:val="-"/>
      <w:lvlJc w:val="left"/>
      <w:pPr>
        <w:ind w:left="1068" w:hanging="360"/>
      </w:pPr>
      <w:rPr>
        <w:rFonts w:ascii="Times New Roman" w:eastAsia="Times New Roman" w:hAnsi="Times New Roman" w:cs="Times New Roman" w:hint="default"/>
      </w:rPr>
    </w:lvl>
    <w:lvl w:ilvl="1">
      <w:start w:val="1"/>
      <w:numFmt w:val="decimal"/>
      <w:isLgl/>
      <w:lvlText w:val="%1.%2."/>
      <w:lvlJc w:val="left"/>
      <w:pPr>
        <w:ind w:left="1176"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26" w15:restartNumberingAfterBreak="0">
    <w:nsid w:val="7777639E"/>
    <w:multiLevelType w:val="multilevel"/>
    <w:tmpl w:val="0BAE7E56"/>
    <w:lvl w:ilvl="0">
      <w:start w:val="1"/>
      <w:numFmt w:val="decimal"/>
      <w:lvlText w:val="%1."/>
      <w:lvlJc w:val="left"/>
      <w:pPr>
        <w:ind w:left="720" w:hanging="360"/>
      </w:p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79B48AE"/>
    <w:multiLevelType w:val="multilevel"/>
    <w:tmpl w:val="3E6AB492"/>
    <w:lvl w:ilvl="0">
      <w:start w:val="4"/>
      <w:numFmt w:val="bullet"/>
      <w:lvlText w:val="-"/>
      <w:lvlJc w:val="left"/>
      <w:pPr>
        <w:ind w:left="1068" w:hanging="360"/>
      </w:pPr>
      <w:rPr>
        <w:rFonts w:ascii="Times New Roman" w:eastAsia="Times New Roman" w:hAnsi="Times New Roman" w:cs="Times New Roman" w:hint="default"/>
      </w:rPr>
    </w:lvl>
    <w:lvl w:ilvl="1">
      <w:start w:val="1"/>
      <w:numFmt w:val="decimal"/>
      <w:isLgl/>
      <w:lvlText w:val="%1.%2."/>
      <w:lvlJc w:val="left"/>
      <w:pPr>
        <w:ind w:left="1176"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28" w15:restartNumberingAfterBreak="0">
    <w:nsid w:val="79A15C25"/>
    <w:multiLevelType w:val="multilevel"/>
    <w:tmpl w:val="26946206"/>
    <w:lvl w:ilvl="0">
      <w:start w:val="4"/>
      <w:numFmt w:val="bullet"/>
      <w:lvlText w:val="-"/>
      <w:lvlJc w:val="left"/>
      <w:pPr>
        <w:ind w:left="1068" w:hanging="360"/>
      </w:pPr>
      <w:rPr>
        <w:rFonts w:ascii="Times New Roman" w:eastAsia="Times New Roman" w:hAnsi="Times New Roman" w:cs="Times New Roman" w:hint="default"/>
      </w:rPr>
    </w:lvl>
    <w:lvl w:ilvl="1">
      <w:start w:val="1"/>
      <w:numFmt w:val="decimal"/>
      <w:isLgl/>
      <w:lvlText w:val="%1.%2."/>
      <w:lvlJc w:val="left"/>
      <w:pPr>
        <w:ind w:left="1176"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1788" w:hanging="108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29" w15:restartNumberingAfterBreak="0">
    <w:nsid w:val="7BA9E92C"/>
    <w:multiLevelType w:val="multilevel"/>
    <w:tmpl w:val="9946A4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13"/>
  </w:num>
  <w:num w:numId="2">
    <w:abstractNumId w:val="13"/>
  </w:num>
  <w:num w:numId="3">
    <w:abstractNumId w:val="0"/>
  </w:num>
  <w:num w:numId="4">
    <w:abstractNumId w:val="26"/>
  </w:num>
  <w:num w:numId="5">
    <w:abstractNumId w:val="28"/>
  </w:num>
  <w:num w:numId="6">
    <w:abstractNumId w:val="25"/>
  </w:num>
  <w:num w:numId="7">
    <w:abstractNumId w:val="17"/>
  </w:num>
  <w:num w:numId="8">
    <w:abstractNumId w:val="10"/>
  </w:num>
  <w:num w:numId="9">
    <w:abstractNumId w:val="27"/>
  </w:num>
  <w:num w:numId="10">
    <w:abstractNumId w:val="11"/>
  </w:num>
  <w:num w:numId="11">
    <w:abstractNumId w:val="4"/>
  </w:num>
  <w:num w:numId="12">
    <w:abstractNumId w:val="6"/>
  </w:num>
  <w:num w:numId="13">
    <w:abstractNumId w:val="21"/>
  </w:num>
  <w:num w:numId="14">
    <w:abstractNumId w:val="0"/>
  </w:num>
  <w:num w:numId="15">
    <w:abstractNumId w:val="5"/>
  </w:num>
  <w:num w:numId="16">
    <w:abstractNumId w:val="24"/>
  </w:num>
  <w:num w:numId="17">
    <w:abstractNumId w:val="23"/>
  </w:num>
  <w:num w:numId="18">
    <w:abstractNumId w:val="19"/>
  </w:num>
  <w:num w:numId="19">
    <w:abstractNumId w:val="19"/>
  </w:num>
  <w:num w:numId="20">
    <w:abstractNumId w:val="23"/>
  </w:num>
  <w:num w:numId="21">
    <w:abstractNumId w:val="23"/>
  </w:num>
  <w:num w:numId="22">
    <w:abstractNumId w:val="23"/>
  </w:num>
  <w:num w:numId="23">
    <w:abstractNumId w:val="3"/>
  </w:num>
  <w:num w:numId="24">
    <w:abstractNumId w:val="2"/>
  </w:num>
  <w:num w:numId="25">
    <w:abstractNumId w:val="13"/>
  </w:num>
  <w:num w:numId="26">
    <w:abstractNumId w:val="16"/>
  </w:num>
  <w:num w:numId="27">
    <w:abstractNumId w:val="3"/>
  </w:num>
  <w:num w:numId="28">
    <w:abstractNumId w:val="19"/>
  </w:num>
  <w:num w:numId="29">
    <w:abstractNumId w:val="19"/>
  </w:num>
  <w:num w:numId="30">
    <w:abstractNumId w:val="7"/>
  </w:num>
  <w:num w:numId="31">
    <w:abstractNumId w:val="22"/>
  </w:num>
  <w:num w:numId="32">
    <w:abstractNumId w:val="22"/>
  </w:num>
  <w:num w:numId="33">
    <w:abstractNumId w:val="22"/>
  </w:num>
  <w:num w:numId="34">
    <w:abstractNumId w:val="0"/>
  </w:num>
  <w:num w:numId="35">
    <w:abstractNumId w:val="20"/>
  </w:num>
  <w:num w:numId="36">
    <w:abstractNumId w:val="9"/>
  </w:num>
  <w:num w:numId="37">
    <w:abstractNumId w:val="1"/>
  </w:num>
  <w:num w:numId="38">
    <w:abstractNumId w:val="12"/>
  </w:num>
  <w:num w:numId="39">
    <w:abstractNumId w:val="15"/>
  </w:num>
  <w:num w:numId="40">
    <w:abstractNumId w:val="14"/>
  </w:num>
  <w:num w:numId="41">
    <w:abstractNumId w:val="18"/>
  </w:num>
  <w:num w:numId="42">
    <w:abstractNumId w:val="8"/>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2BF"/>
    <w:rsid w:val="005062BF"/>
    <w:rsid w:val="008A012F"/>
    <w:rsid w:val="00CE7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0717"/>
  <w15:docId w15:val="{0B0894C3-E3C6-4A9C-89DA-9C025E1A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160"/>
      <w:jc w:val="both"/>
    </w:pPr>
    <w:rPr>
      <w:rFonts w:ascii="Calibri" w:eastAsia="Calibri" w:hAnsi="Calibri" w:cs="Calibri"/>
      <w:color w:val="000000"/>
    </w:rPr>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Emphase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Emphasepl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pl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rPr>
      <w:color w:val="0563C1" w:themeColor="hyperlink"/>
      <w:u w:val="single"/>
    </w:rPr>
  </w:style>
  <w:style w:type="paragraph" w:styleId="TM2">
    <w:name w:val="toc 2"/>
    <w:basedOn w:val="Normal"/>
    <w:next w:val="Normal"/>
    <w:uiPriority w:val="39"/>
    <w:unhideWhenUsed/>
    <w:pPr>
      <w:spacing w:after="100"/>
      <w:ind w:left="220"/>
    </w:pPr>
    <w:rPr>
      <w:color w:val="0563C1" w:themeColor="hyperlink"/>
      <w:u w:val="single"/>
    </w:rPr>
  </w:style>
  <w:style w:type="paragraph" w:styleId="TM3">
    <w:name w:val="toc 3"/>
    <w:basedOn w:val="Normal"/>
    <w:next w:val="Normal"/>
    <w:uiPriority w:val="39"/>
    <w:unhideWhenUsed/>
    <w:pPr>
      <w:spacing w:after="100"/>
      <w:ind w:left="440"/>
    </w:pPr>
    <w:rPr>
      <w:color w:val="0563C1" w:themeColor="hyperlink"/>
      <w:u w:val="single"/>
    </w:rPr>
  </w:style>
  <w:style w:type="paragraph" w:styleId="TM4">
    <w:name w:val="toc 4"/>
    <w:basedOn w:val="Normal"/>
    <w:next w:val="Normal"/>
    <w:uiPriority w:val="39"/>
    <w:unhideWhenUsed/>
    <w:pPr>
      <w:spacing w:after="57"/>
      <w:ind w:left="850"/>
    </w:pPr>
    <w:rPr>
      <w:color w:val="0563C1" w:themeColor="hyperlink"/>
      <w:u w:val="single"/>
    </w:rPr>
  </w:style>
  <w:style w:type="paragraph" w:styleId="TM5">
    <w:name w:val="toc 5"/>
    <w:basedOn w:val="Normal"/>
    <w:next w:val="Normal"/>
    <w:uiPriority w:val="39"/>
    <w:unhideWhenUsed/>
    <w:pPr>
      <w:spacing w:after="57"/>
      <w:ind w:left="1134"/>
    </w:pPr>
    <w:rPr>
      <w:color w:val="0563C1" w:themeColor="hyperlink"/>
      <w:u w:val="single"/>
    </w:rPr>
  </w:style>
  <w:style w:type="paragraph" w:styleId="TM6">
    <w:name w:val="toc 6"/>
    <w:basedOn w:val="Normal"/>
    <w:next w:val="Normal"/>
    <w:uiPriority w:val="39"/>
    <w:unhideWhenUsed/>
    <w:pPr>
      <w:spacing w:after="57"/>
      <w:ind w:left="1417"/>
    </w:pPr>
    <w:rPr>
      <w:color w:val="0563C1" w:themeColor="hyperlink"/>
      <w:u w:val="single"/>
    </w:rPr>
  </w:style>
  <w:style w:type="paragraph" w:styleId="TM7">
    <w:name w:val="toc 7"/>
    <w:basedOn w:val="Normal"/>
    <w:next w:val="Normal"/>
    <w:uiPriority w:val="39"/>
    <w:unhideWhenUsed/>
    <w:pPr>
      <w:spacing w:after="57"/>
      <w:ind w:left="1701"/>
    </w:pPr>
    <w:rPr>
      <w:color w:val="0563C1" w:themeColor="hyperlink"/>
      <w:u w:val="single"/>
    </w:rPr>
  </w:style>
  <w:style w:type="paragraph" w:styleId="TM8">
    <w:name w:val="toc 8"/>
    <w:basedOn w:val="Normal"/>
    <w:next w:val="Normal"/>
    <w:uiPriority w:val="39"/>
    <w:unhideWhenUsed/>
    <w:pPr>
      <w:spacing w:after="57"/>
      <w:ind w:left="1984"/>
    </w:pPr>
    <w:rPr>
      <w:color w:val="0563C1" w:themeColor="hyperlink"/>
      <w:u w:val="single"/>
    </w:rPr>
  </w:style>
  <w:style w:type="paragraph" w:styleId="TM9">
    <w:name w:val="toc 9"/>
    <w:basedOn w:val="Normal"/>
    <w:next w:val="Normal"/>
    <w:uiPriority w:val="39"/>
    <w:unhideWhenUsed/>
    <w:pPr>
      <w:spacing w:after="57"/>
      <w:ind w:left="2268"/>
    </w:pPr>
    <w:rPr>
      <w:color w:val="0563C1" w:themeColor="hyperlink"/>
      <w:u w:val="single"/>
    </w:r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Calibri" w:eastAsia="Calibri" w:hAnsi="Calibri" w:cs="Calibri"/>
      <w:color w:val="000000"/>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CE72A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72AD"/>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TEXT"/>
        <w:category>
          <w:name w:val="Common"/>
          <w:gallery w:val="placeholder"/>
        </w:category>
        <w:types>
          <w:type w:val="bbPlcHdr"/>
        </w:types>
        <w:behaviors>
          <w:behavior w:val="content"/>
        </w:behaviors>
        <w:guid w:val="{57DF4D3D-25DF-4962-835C-58B09BCA3414}"/>
      </w:docPartPr>
      <w:docPartBody>
        <w:p w:rsidR="00D5396C" w:rsidRDefault="00BE3C1A">
          <w:r>
            <w:t>Votre texte ici</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3C1A" w:rsidRDefault="00BE3C1A">
      <w:r>
        <w:separator/>
      </w:r>
    </w:p>
  </w:endnote>
  <w:endnote w:type="continuationSeparator" w:id="0">
    <w:p w:rsidR="00BE3C1A" w:rsidRDefault="00BE3C1A">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3C1A" w:rsidRDefault="00BE3C1A">
      <w:r>
        <w:separator/>
      </w:r>
    </w:p>
  </w:footnote>
  <w:footnote w:type="continuationSeparator" w:id="0">
    <w:p w:rsidR="00BE3C1A" w:rsidRDefault="00BE3C1A">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96C"/>
    <w:rsid w:val="00BE3C1A"/>
    <w:rsid w:val="00D53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Emphase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paragraph" w:styleId="Sansinterligne">
    <w:name w:val="No Spacing"/>
    <w:basedOn w:val="Normal"/>
    <w:uiPriority w:val="1"/>
    <w:qFormat/>
  </w:style>
  <w:style w:type="character" w:styleId="Emphasepl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pl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1830</Words>
  <Characters>10066</Characters>
  <Application>Microsoft Office Word</Application>
  <DocSecurity>0</DocSecurity>
  <Lines>83</Lines>
  <Paragraphs>23</Paragraphs>
  <ScaleCrop>false</ScaleCrop>
  <Company>ETNIC</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Utilisateur Windows</cp:lastModifiedBy>
  <cp:revision>18</cp:revision>
  <dcterms:created xsi:type="dcterms:W3CDTF">2026-04-08T13:44:00Z</dcterms:created>
  <dcterms:modified xsi:type="dcterms:W3CDTF">2026-04-08T13:47:00Z</dcterms:modified>
</cp:coreProperties>
</file>